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C602" w14:textId="77777777" w:rsidR="00CD2680" w:rsidRDefault="00000000">
      <w:pPr>
        <w:spacing w:after="60"/>
      </w:pPr>
      <w:r>
        <w:rPr>
          <w:i/>
          <w:iCs/>
          <w:color w:val="666666"/>
          <w:sz w:val="20"/>
          <w:szCs w:val="20"/>
        </w:rPr>
        <w:t>Article 5 of 5</w:t>
      </w:r>
    </w:p>
    <w:p w14:paraId="4B00FD0A" w14:textId="77777777" w:rsidR="00CD2680" w:rsidRDefault="00000000">
      <w:pPr>
        <w:pBdr>
          <w:top w:val="single" w:sz="24" w:space="0" w:color="1B4F72"/>
          <w:bottom w:val="single" w:sz="4" w:space="8" w:color="2E86C1"/>
        </w:pBdr>
        <w:spacing w:before="60" w:after="200"/>
      </w:pPr>
      <w:r>
        <w:rPr>
          <w:b/>
          <w:bCs/>
          <w:color w:val="1B4F72"/>
          <w:sz w:val="40"/>
          <w:szCs w:val="40"/>
        </w:rPr>
        <w:t>Group IV Therapy in Cabo: The Perfect Add-On for Bachelorette Parties, Destination Weddings, and Corporate Retreats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D2680" w14:paraId="592C8A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F838F4" w14:textId="77777777" w:rsidR="00CD2680" w:rsidRDefault="00000000">
            <w:r>
              <w:rPr>
                <w:b/>
                <w:bCs/>
                <w:color w:val="1B4F72"/>
                <w:sz w:val="20"/>
                <w:szCs w:val="20"/>
              </w:rPr>
              <w:t>Author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DDE0D" w14:textId="77777777" w:rsidR="00CD2680" w:rsidRDefault="00000000">
            <w:r>
              <w:rPr>
                <w:sz w:val="20"/>
                <w:szCs w:val="20"/>
              </w:rPr>
              <w:t>Nathan Brown, BSN RN</w:t>
            </w:r>
          </w:p>
        </w:tc>
      </w:tr>
      <w:tr w:rsidR="00CD2680" w14:paraId="1517E4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CD72629" w14:textId="77777777" w:rsidR="00CD2680" w:rsidRDefault="00000000">
            <w:r>
              <w:rPr>
                <w:b/>
                <w:bCs/>
                <w:color w:val="1B4F72"/>
                <w:sz w:val="20"/>
                <w:szCs w:val="20"/>
              </w:rPr>
              <w:t>Publish Date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FB463" w14:textId="77777777" w:rsidR="00CD2680" w:rsidRDefault="00000000">
            <w:r>
              <w:rPr>
                <w:sz w:val="20"/>
                <w:szCs w:val="20"/>
              </w:rPr>
              <w:t>2026-06-15</w:t>
            </w:r>
          </w:p>
        </w:tc>
      </w:tr>
      <w:tr w:rsidR="00CD2680" w14:paraId="51B8AD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092AA04" w14:textId="77777777" w:rsidR="00CD2680" w:rsidRDefault="00000000">
            <w:r>
              <w:rPr>
                <w:b/>
                <w:bCs/>
                <w:color w:val="1B4F72"/>
                <w:sz w:val="20"/>
                <w:szCs w:val="20"/>
              </w:rPr>
              <w:t>SEO 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14960" w14:textId="10BAF50E" w:rsidR="00CD2680" w:rsidRDefault="00000000">
            <w:r>
              <w:rPr>
                <w:sz w:val="20"/>
                <w:szCs w:val="20"/>
              </w:rPr>
              <w:t xml:space="preserve">60% of bachelorette groups now prefer wellness-focused experiences. Mobile group IV therapy in Cabo comes to your villa or resort — recovery sessions for 4 to 12 </w:t>
            </w:r>
            <w:commentRangeStart w:id="0"/>
            <w:r>
              <w:rPr>
                <w:sz w:val="20"/>
                <w:szCs w:val="20"/>
              </w:rPr>
              <w:t>guests</w:t>
            </w:r>
            <w:commentRangeEnd w:id="0"/>
            <w:r w:rsidR="007459F6">
              <w:rPr>
                <w:rStyle w:val="CommentReference"/>
              </w:rPr>
              <w:commentReference w:id="0"/>
            </w:r>
            <w:r>
              <w:rPr>
                <w:sz w:val="20"/>
                <w:szCs w:val="20"/>
              </w:rPr>
              <w:t>.</w:t>
            </w:r>
          </w:p>
        </w:tc>
      </w:tr>
      <w:tr w:rsidR="00CD2680" w14:paraId="7F9374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4DB9E76" w14:textId="77777777" w:rsidR="00CD2680" w:rsidRDefault="00000000">
            <w:r>
              <w:rPr>
                <w:b/>
                <w:bCs/>
                <w:color w:val="1B4F72"/>
                <w:sz w:val="20"/>
                <w:szCs w:val="20"/>
              </w:rPr>
              <w:t>Tags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AD467" w14:textId="5B5426A6" w:rsidR="00CD2680" w:rsidRDefault="00000000">
            <w:r>
              <w:rPr>
                <w:sz w:val="20"/>
                <w:szCs w:val="20"/>
              </w:rPr>
              <w:t xml:space="preserve">group IV therapy Cabo, bachelorette </w:t>
            </w:r>
            <w:commentRangeStart w:id="1"/>
            <w:r>
              <w:rPr>
                <w:sz w:val="20"/>
                <w:szCs w:val="20"/>
              </w:rPr>
              <w:t>party</w:t>
            </w:r>
            <w:commentRangeEnd w:id="1"/>
            <w:r w:rsidR="007459F6">
              <w:rPr>
                <w:rStyle w:val="CommentReference"/>
              </w:rPr>
              <w:commentReference w:id="1"/>
            </w:r>
            <w:ins w:id="2" w:author="Gail Brown" w:date="2026-06-15T09:47:00Z" w16du:dateUtc="2026-06-15T16:47:00Z">
              <w:r w:rsidR="007459F6">
                <w:rPr>
                  <w:sz w:val="20"/>
                  <w:szCs w:val="20"/>
                </w:rPr>
                <w:t xml:space="preserve"> </w:t>
              </w:r>
            </w:ins>
            <w:r>
              <w:rPr>
                <w:sz w:val="20"/>
                <w:szCs w:val="20"/>
              </w:rPr>
              <w:t xml:space="preserve"> Cabo San Lucas, destination wedding wellness, corporate retreat Cabo, mobile IV Los Cabos</w:t>
            </w:r>
          </w:p>
        </w:tc>
      </w:tr>
    </w:tbl>
    <w:p w14:paraId="56F56A5D" w14:textId="77777777" w:rsidR="00CD2680" w:rsidRDefault="00CD2680">
      <w:pPr>
        <w:spacing w:before="240"/>
      </w:pPr>
    </w:p>
    <w:p w14:paraId="1FFE55F7" w14:textId="77777777" w:rsidR="00CD2680" w:rsidRDefault="00000000">
      <w:pPr>
        <w:pBdr>
          <w:bottom w:val="single" w:sz="4" w:space="4" w:color="2E86C1"/>
        </w:pBdr>
      </w:pPr>
      <w:r>
        <w:rPr>
          <w:b/>
          <w:bCs/>
          <w:color w:val="2E86C1"/>
        </w:rPr>
        <w:t>Article Content</w:t>
      </w:r>
    </w:p>
    <w:p w14:paraId="7B34B8F2" w14:textId="77777777" w:rsidR="00CD2680" w:rsidRDefault="00CD2680">
      <w:pPr>
        <w:spacing w:before="120"/>
      </w:pPr>
    </w:p>
    <w:p w14:paraId="30A82269" w14:textId="77777777" w:rsidR="00CD2680" w:rsidRDefault="00000000">
      <w:pPr>
        <w:pStyle w:val="Heading1"/>
      </w:pPr>
      <w:r>
        <w:t>Group IV Therapy in Cabo: The Perfect Add-On for Bachelorette Parties, Destination Weddings, and Corporate Retreats</w:t>
      </w:r>
    </w:p>
    <w:p w14:paraId="3D3CF1C8" w14:textId="77777777" w:rsidR="00CD2680" w:rsidRDefault="00000000">
      <w:pPr>
        <w:pBdr>
          <w:left w:val="single" w:sz="10" w:space="6" w:color="784212"/>
        </w:pBdr>
        <w:shd w:val="clear" w:color="auto" w:fill="D6EAF8"/>
        <w:spacing w:before="80" w:after="80"/>
        <w:ind w:left="360" w:right="360"/>
      </w:pPr>
      <w:r>
        <w:rPr>
          <w:b/>
          <w:bCs/>
          <w:color w:val="784212"/>
          <w:sz w:val="19"/>
          <w:szCs w:val="19"/>
        </w:rPr>
        <w:t xml:space="preserve">📷 IMAGE </w:t>
      </w:r>
      <w:proofErr w:type="gramStart"/>
      <w:r>
        <w:rPr>
          <w:b/>
          <w:bCs/>
          <w:color w:val="784212"/>
          <w:sz w:val="19"/>
          <w:szCs w:val="19"/>
        </w:rPr>
        <w:t xml:space="preserve">PLACEHOLDER  </w:t>
      </w:r>
      <w:r>
        <w:rPr>
          <w:sz w:val="19"/>
          <w:szCs w:val="19"/>
        </w:rPr>
        <w:t>A</w:t>
      </w:r>
      <w:proofErr w:type="gramEnd"/>
      <w:r>
        <w:rPr>
          <w:sz w:val="19"/>
          <w:szCs w:val="19"/>
        </w:rPr>
        <w:t xml:space="preserve"> group of women celebrating together with raised glasses beside a luxury outdoor pool - search: "women celebrating pool party luxury" - Alt: "A group of women raising champagne glasses poolside at a luxury villa in celebration"</w:t>
      </w:r>
    </w:p>
    <w:p w14:paraId="6614651D" w14:textId="77777777" w:rsidR="00CD2680" w:rsidRDefault="00000000">
      <w:pPr>
        <w:spacing w:before="80" w:after="160" w:line="276" w:lineRule="auto"/>
      </w:pPr>
      <w:r>
        <w:t>You flew to Cabo to make memories. Not to spend half your trip horizontal, dehydrated, and watching everyone else have fun from behind a pair of sunglasses. Whether it's a bachelorette weekend, a destination wedding, or a corporate retreat, the difference between a great trip and a legendary one often comes down to how well your group recovers between the big moments.</w:t>
      </w:r>
    </w:p>
    <w:p w14:paraId="3777F31C" w14:textId="7BDB61AA" w:rsidR="00CD2680" w:rsidRDefault="00000000">
      <w:pPr>
        <w:spacing w:before="80" w:after="160" w:line="276" w:lineRule="auto"/>
      </w:pPr>
      <w:r>
        <w:t xml:space="preserve">That's where mobile group IV therapy comes in. I'm </w:t>
      </w:r>
      <w:del w:id="3" w:author="Gail Brown" w:date="2026-06-15T09:50:00Z" w16du:dateUtc="2026-06-15T16:50:00Z">
        <w:r w:rsidDel="007459F6">
          <w:delText>Nathan Brown</w:delText>
        </w:r>
      </w:del>
      <w:ins w:id="4" w:author="Gail Brown" w:date="2026-06-15T09:50:00Z" w16du:dateUtc="2026-06-15T16:50:00Z">
        <w:r w:rsidR="007459F6">
          <w:t>Nurse Nate</w:t>
        </w:r>
      </w:ins>
      <w:r>
        <w:t xml:space="preserve">, </w:t>
      </w:r>
      <w:ins w:id="5" w:author="Gail Brown" w:date="2026-06-15T09:50:00Z" w16du:dateUtc="2026-06-15T16:50:00Z">
        <w:r w:rsidR="007459F6">
          <w:t xml:space="preserve">founder of Liquid Lounge Mobile IV Therapy </w:t>
        </w:r>
      </w:ins>
      <w:ins w:id="6" w:author="Gail Brown" w:date="2026-06-15T09:51:00Z" w16du:dateUtc="2026-06-15T16:51:00Z">
        <w:r w:rsidR="007459F6">
          <w:t xml:space="preserve">and a medical professional </w:t>
        </w:r>
      </w:ins>
      <w:del w:id="7" w:author="Gail Brown" w:date="2026-06-15T09:50:00Z" w16du:dateUtc="2026-06-15T16:50:00Z">
        <w:r w:rsidDel="007459F6">
          <w:delText xml:space="preserve">a registered nurse </w:delText>
        </w:r>
      </w:del>
      <w:r>
        <w:t xml:space="preserve">with more than a decade of clinical experience. </w:t>
      </w:r>
      <w:ins w:id="8" w:author="Gail Brown" w:date="2026-06-15T09:49:00Z" w16du:dateUtc="2026-06-15T16:49:00Z">
        <w:r w:rsidR="007459F6">
          <w:t>My team and I</w:t>
        </w:r>
      </w:ins>
      <w:del w:id="9" w:author="Gail Brown" w:date="2026-06-15T09:49:00Z" w16du:dateUtc="2026-06-15T16:49:00Z">
        <w:r w:rsidDel="007459F6">
          <w:delText>I</w:delText>
        </w:r>
      </w:del>
      <w:r>
        <w:t xml:space="preserve"> bring the drip to you, wherever you're staying in Los Cabos, and your group is back on its feet in</w:t>
      </w:r>
      <w:del w:id="10" w:author="Gail Brown" w:date="2026-06-15T09:49:00Z" w16du:dateUtc="2026-06-15T16:49:00Z">
        <w:r w:rsidDel="007459F6">
          <w:delText xml:space="preserve"> 30 to</w:delText>
        </w:r>
      </w:del>
      <w:r>
        <w:t xml:space="preserve"> 60 minutes</w:t>
      </w:r>
      <w:ins w:id="11" w:author="Gail Brown" w:date="2026-06-15T09:50:00Z" w16du:dateUtc="2026-06-15T16:50:00Z">
        <w:r w:rsidR="007459F6">
          <w:t xml:space="preserve"> or less</w:t>
        </w:r>
      </w:ins>
      <w:r>
        <w:t>. No clinic visit. No waiting room. No one left behind.</w:t>
      </w:r>
    </w:p>
    <w:p w14:paraId="0FB65064" w14:textId="597E8EDE" w:rsidR="00CD2680" w:rsidDel="00235925" w:rsidRDefault="00235925">
      <w:pPr>
        <w:spacing w:before="80" w:after="160" w:line="276" w:lineRule="auto"/>
        <w:rPr>
          <w:del w:id="12" w:author="Gail Brown" w:date="2026-06-21T08:19:00Z" w16du:dateUtc="2026-06-21T15:19:00Z"/>
        </w:rPr>
      </w:pPr>
      <w:ins w:id="13" w:author="Gail Brown" w:date="2026-06-21T08:19:00Z" w16du:dateUtc="2026-06-21T15:19:00Z">
        <w:r>
          <w:t xml:space="preserve">Wellness tourism is no longer a niche </w:t>
        </w:r>
        <w:proofErr w:type="gramStart"/>
        <w:r>
          <w:t>trend</w:t>
        </w:r>
      </w:ins>
      <w:ins w:id="14" w:author="Gail Brown" w:date="2026-06-21T08:20:00Z" w16du:dateUtc="2026-06-21T15:20:00Z">
        <w:r>
          <w:t>,</w:t>
        </w:r>
        <w:proofErr w:type="gramEnd"/>
        <w:r>
          <w:t xml:space="preserve"> </w:t>
        </w:r>
      </w:ins>
      <w:ins w:id="15" w:author="Gail Brown" w:date="2026-06-21T08:19:00Z" w16du:dateUtc="2026-06-21T15:19:00Z">
        <w:r>
          <w:t xml:space="preserve">it's one of the fastest-growing segments of the travel industry. The global wellness tourism market reached nearly </w:t>
        </w:r>
        <w:r>
          <w:rPr>
            <w:rStyle w:val="Strong"/>
          </w:rPr>
          <w:t>$894 billion in 2024</w:t>
        </w:r>
        <w:r>
          <w:t xml:space="preserve"> and continues to expand as more travelers seek experiences that leave them feeling healthier, energized, and restored. Cabo is perfectly positioned at the center of this movement, where luxury, adventure, and wellness naturally come together. On your trip, wellness isn't an afterthought</w:t>
        </w:r>
      </w:ins>
      <w:ins w:id="16" w:author="Gail Brown" w:date="2026-06-21T08:20:00Z" w16du:dateUtc="2026-06-21T15:20:00Z">
        <w:r>
          <w:t xml:space="preserve">, </w:t>
        </w:r>
      </w:ins>
      <w:ins w:id="17" w:author="Gail Brown" w:date="2026-06-21T08:19:00Z" w16du:dateUtc="2026-06-21T15:19:00Z">
        <w:r>
          <w:t>it's part of the experience.</w:t>
        </w:r>
      </w:ins>
      <w:del w:id="18" w:author="Gail Brown" w:date="2026-06-21T08:19:00Z" w16du:dateUtc="2026-06-21T15:19:00Z">
        <w:r w:rsidR="00000000" w:rsidDel="00235925">
          <w:delText>Wellness tourism is growing fast, and Cabo is perfectly positioned at the center of it. The global wellness tourism market hit $894 billion in 2024 and continues to grow at 14.7% annually (</w:delText>
        </w:r>
        <w:r w:rsidR="00000000" w:rsidDel="00235925">
          <w:fldChar w:fldCharType="begin"/>
        </w:r>
        <w:r w:rsidR="00000000" w:rsidDel="00235925">
          <w:delInstrText>HYPERLINK "https://globalwellnessinstitute.org/global-wellness-institute-blog/2023/11/28/wellness-tourism-will-cross-the-1-trillion-mark-in-2024/"</w:delInstrText>
        </w:r>
        <w:r w:rsidR="00000000" w:rsidDel="00235925">
          <w:fldChar w:fldCharType="separate"/>
        </w:r>
        <w:r w:rsidR="00000000" w:rsidDel="00235925">
          <w:delText>Global Wellness Institute</w:delText>
        </w:r>
        <w:r w:rsidR="00000000" w:rsidDel="00235925">
          <w:fldChar w:fldCharType="end"/>
        </w:r>
        <w:r w:rsidR="00000000" w:rsidDel="00235925">
          <w:delText>, 2023). Your group's wellness on this trip isn't an afterthought. It's part of the experience.</w:delText>
        </w:r>
      </w:del>
    </w:p>
    <w:p w14:paraId="6036D049"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explore</w:t>
      </w:r>
      <w:proofErr w:type="gramEnd"/>
      <w:r>
        <w:rPr>
          <w:sz w:val="19"/>
          <w:szCs w:val="19"/>
        </w:rPr>
        <w:t xml:space="preserve"> our IV menu → /iv-menu</w:t>
      </w:r>
    </w:p>
    <w:p w14:paraId="31E1770F" w14:textId="77777777" w:rsidR="00CD2680" w:rsidRDefault="00000000">
      <w:pPr>
        <w:pBdr>
          <w:top w:val="single" w:sz="8" w:space="0" w:color="1B4F72"/>
          <w:left w:val="single" w:sz="8" w:space="0" w:color="1B4F72"/>
          <w:right w:val="single" w:sz="8" w:space="0" w:color="1B4F72"/>
        </w:pBdr>
        <w:shd w:val="clear" w:color="auto" w:fill="1B4F72"/>
        <w:spacing w:before="200" w:after="100"/>
        <w:ind w:left="360" w:right="360"/>
      </w:pPr>
      <w:proofErr w:type="gramStart"/>
      <w:r>
        <w:rPr>
          <w:b/>
          <w:bCs/>
          <w:color w:val="1B4F72"/>
          <w:sz w:val="22"/>
          <w:szCs w:val="22"/>
        </w:rPr>
        <w:t>📋  KEY</w:t>
      </w:r>
      <w:proofErr w:type="gramEnd"/>
      <w:r>
        <w:rPr>
          <w:b/>
          <w:bCs/>
          <w:color w:val="1B4F72"/>
          <w:sz w:val="22"/>
          <w:szCs w:val="22"/>
        </w:rPr>
        <w:t xml:space="preserve"> TAKEAWAYS</w:t>
      </w:r>
    </w:p>
    <w:p w14:paraId="31A13B90" w14:textId="77777777" w:rsidR="00CD2680" w:rsidRDefault="00000000">
      <w:pPr>
        <w:pStyle w:val="ListParagraph"/>
        <w:numPr>
          <w:ilvl w:val="0"/>
          <w:numId w:val="2"/>
        </w:numPr>
        <w:pBdr>
          <w:left w:val="single" w:sz="8" w:space="0" w:color="1B4F72"/>
          <w:right w:val="single" w:sz="8" w:space="0" w:color="1B4F72"/>
        </w:pBdr>
        <w:spacing w:before="60" w:after="60"/>
      </w:pPr>
      <w:r>
        <w:rPr>
          <w:sz w:val="20"/>
          <w:szCs w:val="20"/>
        </w:rPr>
        <w:lastRenderedPageBreak/>
        <w:t>60% of Americans now prefer wellness-focused bachelorette parties over purely nightlife-centered ones (</w:t>
      </w:r>
      <w:hyperlink r:id="rId11" w:history="1">
        <w:r>
          <w:rPr>
            <w:sz w:val="20"/>
            <w:szCs w:val="20"/>
          </w:rPr>
          <w:t>Greenback Expat Tax Services</w:t>
        </w:r>
      </w:hyperlink>
      <w:r>
        <w:rPr>
          <w:sz w:val="20"/>
          <w:szCs w:val="20"/>
        </w:rPr>
        <w:t>)</w:t>
      </w:r>
    </w:p>
    <w:p w14:paraId="1176D73C" w14:textId="77777777" w:rsidR="00CD2680" w:rsidRDefault="00000000">
      <w:pPr>
        <w:pStyle w:val="ListParagraph"/>
        <w:numPr>
          <w:ilvl w:val="0"/>
          <w:numId w:val="2"/>
        </w:numPr>
        <w:pBdr>
          <w:left w:val="single" w:sz="8" w:space="0" w:color="1B4F72"/>
          <w:right w:val="single" w:sz="8" w:space="0" w:color="1B4F72"/>
        </w:pBdr>
        <w:spacing w:before="60" w:after="60"/>
      </w:pPr>
      <w:r>
        <w:rPr>
          <w:sz w:val="20"/>
          <w:szCs w:val="20"/>
        </w:rPr>
        <w:t>Mobile IV therapy comes directly to your villa, resort suite, or event venue anywhere in Los Cabos</w:t>
      </w:r>
    </w:p>
    <w:p w14:paraId="172BDD0F" w14:textId="77777777" w:rsidR="00CD2680" w:rsidRDefault="00000000">
      <w:pPr>
        <w:pStyle w:val="ListParagraph"/>
        <w:numPr>
          <w:ilvl w:val="0"/>
          <w:numId w:val="2"/>
        </w:numPr>
        <w:pBdr>
          <w:left w:val="single" w:sz="8" w:space="0" w:color="1B4F72"/>
          <w:right w:val="single" w:sz="8" w:space="0" w:color="1B4F72"/>
        </w:pBdr>
        <w:spacing w:before="60" w:after="60"/>
      </w:pPr>
      <w:r>
        <w:rPr>
          <w:sz w:val="20"/>
          <w:szCs w:val="20"/>
        </w:rPr>
        <w:t xml:space="preserve">Group sessions accommodate 4 to 12 </w:t>
      </w:r>
      <w:commentRangeStart w:id="19"/>
      <w:r>
        <w:rPr>
          <w:sz w:val="20"/>
          <w:szCs w:val="20"/>
        </w:rPr>
        <w:t>guests</w:t>
      </w:r>
      <w:commentRangeEnd w:id="19"/>
      <w:r w:rsidR="007459F6">
        <w:rPr>
          <w:rStyle w:val="CommentReference"/>
        </w:rPr>
        <w:commentReference w:id="19"/>
      </w:r>
      <w:r>
        <w:rPr>
          <w:sz w:val="20"/>
          <w:szCs w:val="20"/>
        </w:rPr>
        <w:t>, with staggered or simultaneous drips available</w:t>
      </w:r>
    </w:p>
    <w:p w14:paraId="08CC4E23" w14:textId="77777777" w:rsidR="00CD2680" w:rsidRDefault="00000000">
      <w:pPr>
        <w:pStyle w:val="ListParagraph"/>
        <w:numPr>
          <w:ilvl w:val="0"/>
          <w:numId w:val="2"/>
        </w:numPr>
        <w:pBdr>
          <w:left w:val="single" w:sz="8" w:space="0" w:color="1B4F72"/>
          <w:right w:val="single" w:sz="8" w:space="0" w:color="1B4F72"/>
        </w:pBdr>
        <w:spacing w:before="60" w:after="60"/>
      </w:pPr>
      <w:r>
        <w:rPr>
          <w:sz w:val="20"/>
          <w:szCs w:val="20"/>
        </w:rPr>
        <w:t>The "detox-</w:t>
      </w:r>
      <w:proofErr w:type="spellStart"/>
      <w:r>
        <w:rPr>
          <w:sz w:val="20"/>
          <w:szCs w:val="20"/>
        </w:rPr>
        <w:t>retox</w:t>
      </w:r>
      <w:proofErr w:type="spellEnd"/>
      <w:r>
        <w:rPr>
          <w:sz w:val="20"/>
          <w:szCs w:val="20"/>
        </w:rPr>
        <w:t>" framework lets your group party hard and recover fast without losing a day</w:t>
      </w:r>
    </w:p>
    <w:p w14:paraId="20DE4558" w14:textId="77777777" w:rsidR="00CD2680" w:rsidRDefault="00000000">
      <w:pPr>
        <w:pStyle w:val="ListParagraph"/>
        <w:numPr>
          <w:ilvl w:val="0"/>
          <w:numId w:val="2"/>
        </w:numPr>
        <w:pBdr>
          <w:left w:val="single" w:sz="8" w:space="0" w:color="1B4F72"/>
          <w:right w:val="single" w:sz="8" w:space="0" w:color="1B4F72"/>
        </w:pBdr>
        <w:spacing w:before="60" w:after="60"/>
      </w:pPr>
      <w:r>
        <w:rPr>
          <w:sz w:val="20"/>
          <w:szCs w:val="20"/>
        </w:rPr>
        <w:t>Mexico is the #1 destination wedding country for U.S. couples, with 35% choosing Mexico (</w:t>
      </w:r>
      <w:hyperlink r:id="rId12" w:history="1">
        <w:r>
          <w:rPr>
            <w:sz w:val="20"/>
            <w:szCs w:val="20"/>
          </w:rPr>
          <w:t>Paradise Weddings</w:t>
        </w:r>
      </w:hyperlink>
      <w:r>
        <w:rPr>
          <w:sz w:val="20"/>
          <w:szCs w:val="20"/>
        </w:rPr>
        <w:t>)</w:t>
      </w:r>
    </w:p>
    <w:p w14:paraId="0A171664" w14:textId="77777777" w:rsidR="00CD2680" w:rsidRDefault="00CD2680">
      <w:pPr>
        <w:pBdr>
          <w:left w:val="single" w:sz="8" w:space="0" w:color="1B4F72"/>
          <w:bottom w:val="single" w:sz="8" w:space="0" w:color="1B4F72"/>
          <w:right w:val="single" w:sz="8" w:space="0" w:color="1B4F72"/>
        </w:pBdr>
        <w:spacing w:before="40" w:after="200"/>
      </w:pPr>
    </w:p>
    <w:p w14:paraId="32C2B081" w14:textId="77777777" w:rsidR="00CD2680" w:rsidRDefault="00CD2680">
      <w:pPr>
        <w:pBdr>
          <w:bottom w:val="single" w:sz="4" w:space="4" w:color="C0C0C0"/>
        </w:pBdr>
        <w:spacing w:before="120" w:after="120"/>
      </w:pPr>
    </w:p>
    <w:p w14:paraId="71FA04D9" w14:textId="77777777" w:rsidR="00CD2680" w:rsidRDefault="00000000">
      <w:pPr>
        <w:pStyle w:val="Heading2"/>
      </w:pPr>
      <w:r>
        <w:t>Is Group IV Therapy Right for a Bachelorette Party in Cabo San Lucas?</w:t>
      </w:r>
    </w:p>
    <w:p w14:paraId="1F98FDAF" w14:textId="2A595917" w:rsidR="00CD2680" w:rsidDel="00235925" w:rsidRDefault="00235925">
      <w:pPr>
        <w:pBdr>
          <w:left w:val="single" w:sz="10" w:space="6" w:color="784212"/>
        </w:pBdr>
        <w:shd w:val="clear" w:color="auto" w:fill="D6EAF8"/>
        <w:spacing w:before="80" w:after="80"/>
        <w:ind w:left="360" w:right="360"/>
        <w:rPr>
          <w:del w:id="20" w:author="Gail Brown" w:date="2026-06-21T08:22:00Z" w16du:dateUtc="2026-06-21T15:22:00Z"/>
        </w:rPr>
      </w:pPr>
      <w:ins w:id="21" w:author="Gail Brown" w:date="2026-06-21T08:22:00Z" w16du:dateUtc="2026-06-21T15:22:00Z">
        <w:r>
          <w:t>Absolutely. Today's bachelorette parties are evolving. While unforgettable nights out remain part of the celebration, more groups are intentionally incorporating wellness into the itinerary—whether that's a spa day, yoga session, healthy brunch, or recovery treatment before the next adventure. It's not about skipping the party. It's about feeling your best so you can enjoy every moment.</w:t>
        </w:r>
      </w:ins>
      <w:del w:id="22" w:author="Gail Brown" w:date="2026-06-21T08:22:00Z" w16du:dateUtc="2026-06-21T15:22:00Z">
        <w:r w:rsidR="00000000" w:rsidDel="00235925">
          <w:delText>Absolutely, yes. Three in five Americans (60%) now prefer wellness-focused bachelorette parties that emphasize relaxation and self-care over purely nightlife-focused celebrations (</w:delText>
        </w:r>
        <w:r w:rsidR="00000000" w:rsidDel="00235925">
          <w:fldChar w:fldCharType="begin"/>
        </w:r>
        <w:r w:rsidR="00000000" w:rsidDel="00235925">
          <w:delInstrText>HYPERLINK "https://www.greenbacktaxservices.com/blog/bachelor-bachelorette-party-trends/"</w:delInstrText>
        </w:r>
        <w:r w:rsidR="00000000" w:rsidDel="00235925">
          <w:fldChar w:fldCharType="separate"/>
        </w:r>
        <w:r w:rsidR="00000000" w:rsidDel="00235925">
          <w:delText>Greenback Expat Tax Services</w:delText>
        </w:r>
        <w:r w:rsidR="00000000" w:rsidDel="00235925">
          <w:fldChar w:fldCharType="end"/>
        </w:r>
        <w:r w:rsidR="00000000" w:rsidDel="00235925">
          <w:delText>, 2024). That doesn't mean skipping the party. It means recovering smart so the party never has to stop.</w:delText>
        </w:r>
      </w:del>
    </w:p>
    <w:p w14:paraId="5A66FBF4" w14:textId="77777777" w:rsidR="00235925" w:rsidRDefault="00235925">
      <w:pPr>
        <w:spacing w:before="80" w:after="160" w:line="276" w:lineRule="auto"/>
        <w:rPr>
          <w:ins w:id="23" w:author="Gail Brown" w:date="2026-06-21T08:22:00Z" w16du:dateUtc="2026-06-21T15:22:00Z"/>
        </w:rPr>
      </w:pPr>
    </w:p>
    <w:p w14:paraId="4B48D7FF" w14:textId="77777777" w:rsidR="00CD2680" w:rsidRDefault="00000000">
      <w:pPr>
        <w:pBdr>
          <w:left w:val="single" w:sz="10" w:space="6" w:color="784212"/>
        </w:pBdr>
        <w:shd w:val="clear" w:color="auto" w:fill="D6EAF8"/>
        <w:spacing w:before="80" w:after="80"/>
        <w:ind w:left="360" w:right="360"/>
      </w:pPr>
      <w:r>
        <w:rPr>
          <w:b/>
          <w:bCs/>
          <w:color w:val="784212"/>
          <w:sz w:val="19"/>
          <w:szCs w:val="19"/>
        </w:rPr>
        <w:t xml:space="preserve">📷 IMAGE </w:t>
      </w:r>
      <w:proofErr w:type="gramStart"/>
      <w:r>
        <w:rPr>
          <w:b/>
          <w:bCs/>
          <w:color w:val="784212"/>
          <w:sz w:val="19"/>
          <w:szCs w:val="19"/>
        </w:rPr>
        <w:t xml:space="preserve">PLACEHOLDER  </w:t>
      </w:r>
      <w:r>
        <w:rPr>
          <w:sz w:val="19"/>
          <w:szCs w:val="19"/>
        </w:rPr>
        <w:t>A</w:t>
      </w:r>
      <w:proofErr w:type="gramEnd"/>
      <w:r>
        <w:rPr>
          <w:sz w:val="19"/>
          <w:szCs w:val="19"/>
        </w:rPr>
        <w:t xml:space="preserve"> group of women celebrating together with raised glasses beside a luxury outdoor pool - Alt: "A group of women celebrating a bachelorette party poolside at a Cabo San Lucas villa"</w:t>
      </w:r>
    </w:p>
    <w:p w14:paraId="241D1593" w14:textId="77777777" w:rsidR="00235925" w:rsidRDefault="00235925" w:rsidP="00235925">
      <w:pPr>
        <w:pStyle w:val="isselectedend"/>
        <w:rPr>
          <w:ins w:id="24" w:author="Gail Brown" w:date="2026-06-21T08:23:00Z" w16du:dateUtc="2026-06-21T15:23:00Z"/>
        </w:rPr>
      </w:pPr>
      <w:ins w:id="25" w:author="Gail Brown" w:date="2026-06-21T08:23:00Z" w16du:dateUtc="2026-06-21T15:23:00Z">
        <w:r>
          <w:t>Los Cabos has become one of Mexico's premier destinations for bachelorette celebrations, and it's easy to see why. Luxury villas, world-class restaurants, beach clubs, yacht charters, and legendary nightlife create the perfect backdrop for an unforgettable weekend.</w:t>
        </w:r>
      </w:ins>
    </w:p>
    <w:p w14:paraId="0AD180BF" w14:textId="77777777" w:rsidR="00235925" w:rsidRDefault="00235925" w:rsidP="00235925">
      <w:pPr>
        <w:pStyle w:val="isselectedend"/>
        <w:rPr>
          <w:ins w:id="26" w:author="Gail Brown" w:date="2026-06-21T08:23:00Z" w16du:dateUtc="2026-06-21T15:23:00Z"/>
        </w:rPr>
      </w:pPr>
      <w:ins w:id="27" w:author="Gail Brown" w:date="2026-06-21T08:23:00Z" w16du:dateUtc="2026-06-21T15:23:00Z">
        <w:r>
          <w:t>But every Cabo itinerary has one common challenge: dehydration.</w:t>
        </w:r>
      </w:ins>
    </w:p>
    <w:p w14:paraId="2244D8C9" w14:textId="77777777" w:rsidR="00235925" w:rsidRDefault="00235925" w:rsidP="00235925">
      <w:pPr>
        <w:pStyle w:val="isselectedend"/>
        <w:rPr>
          <w:ins w:id="28" w:author="Gail Brown" w:date="2026-06-21T08:23:00Z" w16du:dateUtc="2026-06-21T15:23:00Z"/>
        </w:rPr>
      </w:pPr>
      <w:ins w:id="29" w:author="Gail Brown" w:date="2026-06-21T08:23:00Z" w16du:dateUtc="2026-06-21T15:23:00Z">
        <w:r>
          <w:t>After a day of travel, hours in the sun, poolside cocktails, and late nights, even the most energetic group can find themselves moving a little slower the next morning. When your getaway only lasts three or four days, losing a morning to fatigue, headaches, or nausea means missing out on valuable vacation time.</w:t>
        </w:r>
      </w:ins>
    </w:p>
    <w:p w14:paraId="463D4FBD" w14:textId="77777777" w:rsidR="00235925" w:rsidRDefault="00235925" w:rsidP="00235925">
      <w:pPr>
        <w:pStyle w:val="NormalWeb"/>
        <w:rPr>
          <w:ins w:id="30" w:author="Gail Brown" w:date="2026-06-21T08:23:00Z" w16du:dateUtc="2026-06-21T15:23:00Z"/>
        </w:rPr>
      </w:pPr>
      <w:ins w:id="31" w:author="Gail Brown" w:date="2026-06-21T08:23:00Z" w16du:dateUtc="2026-06-21T15:23:00Z">
        <w:r>
          <w:t>That's why more bridal parties are building recovery into their itinerary. A hydration IV delivered directly to your villa can help replenish fluids, electrolytes, and key vitamins—so your group spends less time recovering and more time making memories.</w:t>
        </w:r>
      </w:ins>
    </w:p>
    <w:p w14:paraId="44933F08" w14:textId="0472C4F9" w:rsidR="00CD2680" w:rsidDel="00235925" w:rsidRDefault="00000000">
      <w:pPr>
        <w:spacing w:before="80" w:after="160" w:line="276" w:lineRule="auto"/>
        <w:rPr>
          <w:del w:id="32" w:author="Gail Brown" w:date="2026-06-21T08:23:00Z" w16du:dateUtc="2026-06-21T15:23:00Z"/>
        </w:rPr>
      </w:pPr>
      <w:del w:id="33" w:author="Gail Brown" w:date="2026-06-21T08:23:00Z" w16du:dateUtc="2026-06-21T15:23:00Z">
        <w:r w:rsidDel="00235925">
          <w:delText>Los Cabos is Mexico's top bachelorette destination, and for good reason. The combination of luxury villas, world-class restaurants, beach clubs, and nightlife is hard to beat. But a four-day bachelorette weekend has a real enemy: dehydration. Flights, sun, alcohol, and heat are a rough combination. One slow morning can kill the momentum of the whole trip.</w:delText>
        </w:r>
      </w:del>
    </w:p>
    <w:p w14:paraId="5FE5F73D" w14:textId="5DEB3A01" w:rsidR="00CD2680" w:rsidDel="00235925" w:rsidRDefault="00000000">
      <w:pPr>
        <w:spacing w:before="80" w:after="160" w:line="276" w:lineRule="auto"/>
        <w:rPr>
          <w:del w:id="34" w:author="Gail Brown" w:date="2026-06-21T08:23:00Z" w16du:dateUtc="2026-06-21T15:23:00Z"/>
        </w:rPr>
      </w:pPr>
      <w:del w:id="35" w:author="Gail Brown" w:date="2026-06-21T08:23:00Z" w16du:dateUtc="2026-06-21T15:23:00Z">
        <w:r w:rsidDel="00235925">
          <w:delText>Group IV therapy solves that problem completely.</w:delText>
        </w:r>
      </w:del>
    </w:p>
    <w:p w14:paraId="144AB721"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see</w:t>
      </w:r>
      <w:proofErr w:type="gramEnd"/>
      <w:r>
        <w:rPr>
          <w:sz w:val="19"/>
          <w:szCs w:val="19"/>
        </w:rPr>
        <w:t xml:space="preserve"> all available IV formulas → /iv-menu</w:t>
      </w:r>
    </w:p>
    <w:p w14:paraId="013EC64D" w14:textId="77777777" w:rsidR="00DB4655" w:rsidRDefault="00DB4655" w:rsidP="00DB4655">
      <w:pPr>
        <w:pStyle w:val="Heading2"/>
        <w:rPr>
          <w:ins w:id="36" w:author="Gail Brown" w:date="2026-06-21T11:41:00Z" w16du:dateUtc="2026-06-21T18:41:00Z"/>
        </w:rPr>
      </w:pPr>
      <w:ins w:id="37" w:author="Gail Brown" w:date="2026-06-21T11:41:00Z" w16du:dateUtc="2026-06-21T18:41:00Z">
        <w:r>
          <w:t>Recover Smarter, Celebrate Longer</w:t>
        </w:r>
      </w:ins>
    </w:p>
    <w:p w14:paraId="116029E8" w14:textId="3B2E7B59" w:rsidR="00CD2680" w:rsidDel="00DB4655" w:rsidRDefault="00000000">
      <w:pPr>
        <w:pStyle w:val="Heading3"/>
        <w:rPr>
          <w:del w:id="38" w:author="Gail Brown" w:date="2026-06-21T11:41:00Z" w16du:dateUtc="2026-06-21T18:41:00Z"/>
        </w:rPr>
      </w:pPr>
      <w:del w:id="39" w:author="Gail Brown" w:date="2026-06-21T11:41:00Z" w16du:dateUtc="2026-06-21T18:41:00Z">
        <w:r w:rsidDel="00DB4655">
          <w:delText>The "Detox-Retox" Framework</w:delText>
        </w:r>
      </w:del>
    </w:p>
    <w:p w14:paraId="3134769C" w14:textId="77777777" w:rsidR="00CD2680" w:rsidRDefault="00000000">
      <w:pPr>
        <w:pBdr>
          <w:left w:val="single" w:sz="10" w:space="6" w:color="117A65"/>
        </w:pBdr>
        <w:shd w:val="clear" w:color="auto" w:fill="E9F7EF"/>
        <w:spacing w:before="80" w:after="80"/>
        <w:ind w:left="360" w:right="360"/>
      </w:pPr>
      <w:r>
        <w:rPr>
          <w:b/>
          <w:bCs/>
          <w:color w:val="117A65"/>
          <w:sz w:val="19"/>
          <w:szCs w:val="19"/>
        </w:rPr>
        <w:t xml:space="preserve">💡 UNIQUE INSIGHT NOTE  </w:t>
      </w:r>
    </w:p>
    <w:p w14:paraId="37FBB816" w14:textId="3BC288A3" w:rsidR="00DB4655" w:rsidRDefault="00DB4655" w:rsidP="00DB4655">
      <w:pPr>
        <w:pStyle w:val="NormalWeb"/>
        <w:rPr>
          <w:ins w:id="40" w:author="Gail Brown" w:date="2026-06-21T11:41:00Z" w16du:dateUtc="2026-06-21T18:41:00Z"/>
        </w:rPr>
      </w:pPr>
      <w:ins w:id="41" w:author="Gail Brown" w:date="2026-06-21T11:41:00Z" w16du:dateUtc="2026-06-21T18:41:00Z">
        <w:r>
          <w:t>One pattern I've noticed after caring for hundreds of travelers in Los Cabos is that the groups who enjoy their vacations the most don't necessarily party less</w:t>
        </w:r>
      </w:ins>
      <w:ins w:id="42" w:author="Gail Brown" w:date="2026-06-21T11:42:00Z" w16du:dateUtc="2026-06-21T18:42:00Z">
        <w:r>
          <w:t xml:space="preserve">, </w:t>
        </w:r>
      </w:ins>
      <w:ins w:id="43" w:author="Gail Brown" w:date="2026-06-21T11:41:00Z" w16du:dateUtc="2026-06-21T18:41:00Z">
        <w:r>
          <w:t>they simply recover better.</w:t>
        </w:r>
      </w:ins>
    </w:p>
    <w:p w14:paraId="4ED1E94D" w14:textId="77777777" w:rsidR="00DB4655" w:rsidRDefault="00DB4655" w:rsidP="00DB4655">
      <w:pPr>
        <w:pStyle w:val="NormalWeb"/>
        <w:rPr>
          <w:ins w:id="44" w:author="Gail Brown" w:date="2026-06-21T11:41:00Z" w16du:dateUtc="2026-06-21T18:41:00Z"/>
        </w:rPr>
      </w:pPr>
      <w:ins w:id="45" w:author="Gail Brown" w:date="2026-06-21T11:41:00Z" w16du:dateUtc="2026-06-21T18:41:00Z">
        <w:r>
          <w:t>Here's what that looks like.</w:t>
        </w:r>
      </w:ins>
    </w:p>
    <w:p w14:paraId="65F0097C" w14:textId="77777777" w:rsidR="00DB4655" w:rsidRDefault="00DB4655" w:rsidP="00DB4655">
      <w:pPr>
        <w:pStyle w:val="NormalWeb"/>
        <w:rPr>
          <w:ins w:id="46" w:author="Gail Brown" w:date="2026-06-21T11:41:00Z" w16du:dateUtc="2026-06-21T18:41:00Z"/>
        </w:rPr>
      </w:pPr>
      <w:ins w:id="47" w:author="Gail Brown" w:date="2026-06-21T11:41:00Z" w16du:dateUtc="2026-06-21T18:41:00Z">
        <w:r>
          <w:lastRenderedPageBreak/>
          <w:t>Your group arrives in Cabo after a day of travel. Between the flight, airport transfers, warm weather, and excitement of finally arriving, most people are already starting the weekend a little behind on hydration. Before the first dinner reservation or night out, our medical team arrives at your villa for a private concierge wellness session.</w:t>
        </w:r>
      </w:ins>
    </w:p>
    <w:p w14:paraId="44A8C412" w14:textId="77777777" w:rsidR="00DB4655" w:rsidRDefault="00DB4655" w:rsidP="00DB4655">
      <w:pPr>
        <w:pStyle w:val="NormalWeb"/>
        <w:rPr>
          <w:ins w:id="48" w:author="Gail Brown" w:date="2026-06-21T11:41:00Z" w16du:dateUtc="2026-06-21T18:41:00Z"/>
        </w:rPr>
      </w:pPr>
      <w:ins w:id="49" w:author="Gail Brown" w:date="2026-06-21T11:41:00Z" w16du:dateUtc="2026-06-21T18:41:00Z">
        <w:r>
          <w:t>After a brief medical assessment, each guest receives a personalized wellness treatment based on their individual goals. Some choose travel recovery with hydration, electrolytes, vitamins, and minerals. Others add premium therapies such as NAD+, glutathione, or other wellness enhancements from our signature menu. The goal is simple: help everyone feel refreshed, energized, and ready to enjoy everything Cabo has to offer.</w:t>
        </w:r>
      </w:ins>
    </w:p>
    <w:p w14:paraId="1976C134" w14:textId="77777777" w:rsidR="00DB4655" w:rsidRDefault="00DB4655" w:rsidP="00DB4655">
      <w:pPr>
        <w:pStyle w:val="NormalWeb"/>
        <w:rPr>
          <w:ins w:id="50" w:author="Gail Brown" w:date="2026-06-21T11:41:00Z" w16du:dateUtc="2026-06-21T18:41:00Z"/>
        </w:rPr>
      </w:pPr>
      <w:ins w:id="51" w:author="Gail Brown" w:date="2026-06-21T11:41:00Z" w16du:dateUtc="2026-06-21T18:41:00Z">
        <w:r>
          <w:t>Then the celebration begins.</w:t>
        </w:r>
      </w:ins>
    </w:p>
    <w:p w14:paraId="7BDEB97C" w14:textId="2B2E4FE1" w:rsidR="00DB4655" w:rsidRDefault="00DB4655" w:rsidP="00DB4655">
      <w:pPr>
        <w:pStyle w:val="NormalWeb"/>
        <w:rPr>
          <w:ins w:id="52" w:author="Gail Brown" w:date="2026-06-21T11:41:00Z" w16du:dateUtc="2026-06-21T18:41:00Z"/>
        </w:rPr>
      </w:pPr>
      <w:ins w:id="53" w:author="Gail Brown" w:date="2026-06-21T11:41:00Z" w16du:dateUtc="2026-06-21T18:41:00Z">
        <w:r>
          <w:t>Beach clubs. Yacht charters. Rooftop cocktails. Championship golf. Sunset dinners. Dancing into the early hours. Every group celebrates differently, but one thing remains the same</w:t>
        </w:r>
      </w:ins>
      <w:ins w:id="54" w:author="Gail Brown" w:date="2026-06-21T11:43:00Z" w16du:dateUtc="2026-06-21T18:43:00Z">
        <w:r w:rsidR="000A5E48">
          <w:t xml:space="preserve">, </w:t>
        </w:r>
      </w:ins>
      <w:ins w:id="55" w:author="Gail Brown" w:date="2026-06-21T11:41:00Z" w16du:dateUtc="2026-06-21T18:41:00Z">
        <w:r>
          <w:t>your body eventually asks for a reset</w:t>
        </w:r>
      </w:ins>
      <w:ins w:id="56" w:author="Gail Brown" w:date="2026-06-21T11:43:00Z" w16du:dateUtc="2026-06-21T18:43:00Z">
        <w:r w:rsidR="000A5E48">
          <w:t>!</w:t>
        </w:r>
      </w:ins>
    </w:p>
    <w:p w14:paraId="2A7EC2D5" w14:textId="77777777" w:rsidR="00DB4655" w:rsidRDefault="00DB4655" w:rsidP="00DB4655">
      <w:pPr>
        <w:pStyle w:val="NormalWeb"/>
        <w:rPr>
          <w:ins w:id="57" w:author="Gail Brown" w:date="2026-06-21T11:41:00Z" w16du:dateUtc="2026-06-21T18:41:00Z"/>
        </w:rPr>
      </w:pPr>
      <w:ins w:id="58" w:author="Gail Brown" w:date="2026-06-21T11:41:00Z" w16du:dateUtc="2026-06-21T18:41:00Z">
        <w:r>
          <w:t>That's where the second wellness session comes in.</w:t>
        </w:r>
      </w:ins>
    </w:p>
    <w:p w14:paraId="5C0537B9" w14:textId="3BB2F5DA" w:rsidR="00DB4655" w:rsidRDefault="00DB4655" w:rsidP="00DB4655">
      <w:pPr>
        <w:pStyle w:val="NormalWeb"/>
        <w:rPr>
          <w:ins w:id="59" w:author="Gail Brown" w:date="2026-06-21T11:41:00Z" w16du:dateUtc="2026-06-21T18:41:00Z"/>
        </w:rPr>
      </w:pPr>
      <w:ins w:id="60" w:author="Gail Brown" w:date="2026-06-21T11:41:00Z" w16du:dateUtc="2026-06-21T18:41:00Z">
        <w:r>
          <w:t xml:space="preserve">The next morning, we return to the villa while everyone relaxes by the pool and swaps stories from the night before. Each guest receives another personalized wellness treatment tailored to how they're feeling that morning. Some need hydration and electrolytes. Others benefit from vitamins, minerals, antioxidant support, or physician-approved medications to help manage nausea or headaches when medically appropriate. Every treatment is customized, because no two guests recover </w:t>
        </w:r>
        <w:proofErr w:type="gramStart"/>
        <w:r>
          <w:t>exactly the same</w:t>
        </w:r>
        <w:proofErr w:type="gramEnd"/>
        <w:r>
          <w:t>.</w:t>
        </w:r>
      </w:ins>
    </w:p>
    <w:p w14:paraId="4F37A5F3" w14:textId="32969AFA" w:rsidR="00DB4655" w:rsidRDefault="00DB4655" w:rsidP="00DB4655">
      <w:pPr>
        <w:pStyle w:val="NormalWeb"/>
        <w:rPr>
          <w:ins w:id="61" w:author="Gail Brown" w:date="2026-06-21T11:41:00Z" w16du:dateUtc="2026-06-21T18:41:00Z"/>
        </w:rPr>
      </w:pPr>
      <w:ins w:id="62" w:author="Gail Brown" w:date="2026-06-21T11:41:00Z" w16du:dateUtc="2026-06-21T18:41:00Z">
        <w:r>
          <w:t>That simple rhythm</w:t>
        </w:r>
      </w:ins>
      <w:ins w:id="63" w:author="Gail Brown" w:date="2026-06-21T11:46:00Z" w16du:dateUtc="2026-06-21T18:46:00Z">
        <w:r w:rsidR="000A5E48">
          <w:t xml:space="preserve"> of </w:t>
        </w:r>
      </w:ins>
      <w:ins w:id="64" w:author="Gail Brown" w:date="2026-06-21T11:41:00Z" w16du:dateUtc="2026-06-21T18:41:00Z">
        <w:r>
          <w:t>recover</w:t>
        </w:r>
      </w:ins>
      <w:ins w:id="65" w:author="Gail Brown" w:date="2026-06-21T11:46:00Z" w16du:dateUtc="2026-06-21T18:46:00Z">
        <w:r w:rsidR="000A5E48">
          <w:t>y</w:t>
        </w:r>
      </w:ins>
      <w:ins w:id="66" w:author="Gail Brown" w:date="2026-06-21T11:41:00Z" w16du:dateUtc="2026-06-21T18:41:00Z">
        <w:r>
          <w:t xml:space="preserve"> after travel, recover</w:t>
        </w:r>
      </w:ins>
      <w:ins w:id="67" w:author="Gail Brown" w:date="2026-06-21T11:46:00Z" w16du:dateUtc="2026-06-21T18:46:00Z">
        <w:r w:rsidR="000A5E48">
          <w:t>y</w:t>
        </w:r>
      </w:ins>
      <w:ins w:id="68" w:author="Gail Brown" w:date="2026-06-21T11:41:00Z" w16du:dateUtc="2026-06-21T18:41:00Z">
        <w:r>
          <w:t xml:space="preserve"> after </w:t>
        </w:r>
      </w:ins>
      <w:ins w:id="69" w:author="Gail Brown" w:date="2026-06-21T11:45:00Z" w16du:dateUtc="2026-06-21T18:45:00Z">
        <w:r w:rsidR="000A5E48">
          <w:t>celebration can</w:t>
        </w:r>
      </w:ins>
      <w:ins w:id="70" w:author="Gail Brown" w:date="2026-06-21T11:41:00Z" w16du:dateUtc="2026-06-21T18:41:00Z">
        <w:r>
          <w:t xml:space="preserve"> make the difference between spending your vacation </w:t>
        </w:r>
      </w:ins>
      <w:ins w:id="71" w:author="Gail Brown" w:date="2026-06-21T11:46:00Z" w16du:dateUtc="2026-06-21T18:46:00Z">
        <w:r w:rsidR="000A5E48">
          <w:t xml:space="preserve">in bed </w:t>
        </w:r>
      </w:ins>
      <w:ins w:id="72" w:author="Gail Brown" w:date="2026-06-21T11:45:00Z" w16du:dateUtc="2026-06-21T18:45:00Z">
        <w:r w:rsidR="000A5E48">
          <w:t>hungover and dehydrated</w:t>
        </w:r>
      </w:ins>
      <w:ins w:id="73" w:author="Gail Brown" w:date="2026-06-21T11:41:00Z" w16du:dateUtc="2026-06-21T18:41:00Z">
        <w:r>
          <w:t xml:space="preserve"> </w:t>
        </w:r>
      </w:ins>
      <w:ins w:id="74" w:author="Gail Brown" w:date="2026-06-21T11:45:00Z" w16du:dateUtc="2026-06-21T18:45:00Z">
        <w:r w:rsidR="000A5E48">
          <w:t xml:space="preserve">or </w:t>
        </w:r>
      </w:ins>
      <w:ins w:id="75" w:author="Gail Brown" w:date="2026-06-21T11:41:00Z" w16du:dateUtc="2026-06-21T18:41:00Z">
        <w:r>
          <w:t xml:space="preserve">making the most of </w:t>
        </w:r>
      </w:ins>
      <w:ins w:id="76" w:author="Gail Brown" w:date="2026-06-21T11:45:00Z" w16du:dateUtc="2026-06-21T18:45:00Z">
        <w:r w:rsidR="000A5E48">
          <w:t>your days in Cabo.</w:t>
        </w:r>
      </w:ins>
    </w:p>
    <w:p w14:paraId="24E62AC7" w14:textId="77777777" w:rsidR="00DB4655" w:rsidRDefault="00DB4655" w:rsidP="00DB4655">
      <w:pPr>
        <w:pStyle w:val="NormalWeb"/>
        <w:rPr>
          <w:ins w:id="77" w:author="Gail Brown" w:date="2026-06-21T11:41:00Z" w16du:dateUtc="2026-06-21T18:41:00Z"/>
        </w:rPr>
      </w:pPr>
      <w:ins w:id="78" w:author="Gail Brown" w:date="2026-06-21T11:41:00Z" w16du:dateUtc="2026-06-21T18:41:00Z">
        <w:r>
          <w:t>The goal isn't to party harder. It's to recover smarter.</w:t>
        </w:r>
      </w:ins>
    </w:p>
    <w:p w14:paraId="44B70388" w14:textId="7E2FCF92" w:rsidR="00CD2680" w:rsidDel="00DB4655" w:rsidRDefault="00000000">
      <w:pPr>
        <w:spacing w:before="80" w:after="160" w:line="276" w:lineRule="auto"/>
        <w:rPr>
          <w:del w:id="79" w:author="Gail Brown" w:date="2026-06-21T11:41:00Z" w16du:dateUtc="2026-06-21T18:41:00Z"/>
        </w:rPr>
      </w:pPr>
      <w:del w:id="80" w:author="Gail Brown" w:date="2026-06-21T11:41:00Z" w16du:dateUtc="2026-06-21T18:41:00Z">
        <w:r w:rsidDel="00DB4655">
          <w:delText>Here's how it works. Day one, the group lands in Cabo, tired from travel and slightly dehydrated from the flight. We schedule an arrival IV session at the villa before the first big night out. Everyone gets a Hydration or Myers Cocktail drip, which reloads vitamins, minerals, and fluids that air travel strips away. The group feels sharp, energized, and ready. That's the "detox."</w:delText>
        </w:r>
      </w:del>
    </w:p>
    <w:p w14:paraId="3C0F4F79" w14:textId="75EBB007" w:rsidR="00CD2680" w:rsidDel="00DB4655" w:rsidRDefault="00000000">
      <w:pPr>
        <w:spacing w:before="80" w:after="160" w:line="276" w:lineRule="auto"/>
        <w:rPr>
          <w:del w:id="81" w:author="Gail Brown" w:date="2026-06-21T11:41:00Z" w16du:dateUtc="2026-06-21T18:41:00Z"/>
        </w:rPr>
      </w:pPr>
      <w:del w:id="82" w:author="Gail Brown" w:date="2026-06-21T11:41:00Z" w16du:dateUtc="2026-06-21T18:41:00Z">
        <w:r w:rsidDel="00DB4655">
          <w:delText>Then the party happens. Night one. Night two. Beach clubs, rooftop bars, dancing, whatever the bride wants.</w:delText>
        </w:r>
      </w:del>
    </w:p>
    <w:p w14:paraId="3268B158" w14:textId="69823A28" w:rsidR="00CD2680" w:rsidDel="00DB4655" w:rsidRDefault="00000000">
      <w:pPr>
        <w:spacing w:before="80" w:after="160" w:line="276" w:lineRule="auto"/>
        <w:rPr>
          <w:del w:id="83" w:author="Gail Brown" w:date="2026-06-21T11:41:00Z" w16du:dateUtc="2026-06-21T18:41:00Z"/>
        </w:rPr>
      </w:pPr>
      <w:del w:id="84" w:author="Gail Brown" w:date="2026-06-21T11:41:00Z" w16du:dateUtc="2026-06-21T18:41:00Z">
        <w:r w:rsidDel="00DB4655">
          <w:delText>Then the "retox" kicks in. The morning after the biggest night, I show up at the villa with the Hangover Recovery drips. Saline, B-complex vitamins, anti-nausea medication, pain relief. The whole group is sitting poolside with IVs in their arms, laughing about the night before, feeling human again within the hour. The afternoon is saved.</w:delText>
        </w:r>
      </w:del>
    </w:p>
    <w:p w14:paraId="75685562" w14:textId="0000C595" w:rsidR="00CD2680" w:rsidDel="00DB4655" w:rsidRDefault="00000000">
      <w:pPr>
        <w:spacing w:before="80" w:after="160" w:line="276" w:lineRule="auto"/>
        <w:rPr>
          <w:del w:id="85" w:author="Gail Brown" w:date="2026-06-21T11:41:00Z" w16du:dateUtc="2026-06-21T18:41:00Z"/>
        </w:rPr>
      </w:pPr>
      <w:del w:id="86" w:author="Gail Brown" w:date="2026-06-21T11:41:00Z" w16du:dateUtc="2026-06-21T18:41:00Z">
        <w:r w:rsidDel="00DB4655">
          <w:delText>That cycle, arrival recovery followed by smart morning-after treatment, is the difference between a bachelorette trip that uses up two of its four days and one that fires on all cylinders from arrival to departure.</w:delText>
        </w:r>
      </w:del>
    </w:p>
    <w:p w14:paraId="3EA07754" w14:textId="697B541F" w:rsidR="00CD2680" w:rsidRPr="00DB4655" w:rsidDel="00DB4655" w:rsidRDefault="00DB4655">
      <w:pPr>
        <w:pBdr>
          <w:left w:val="single" w:sz="10" w:space="6" w:color="117A65"/>
        </w:pBdr>
        <w:shd w:val="clear" w:color="auto" w:fill="E9F7EF"/>
        <w:spacing w:before="80" w:after="80"/>
        <w:ind w:left="360" w:right="360"/>
        <w:rPr>
          <w:del w:id="87" w:author="Gail Brown" w:date="2026-06-21T11:39:00Z" w16du:dateUtc="2026-06-21T18:39:00Z"/>
          <w:b/>
          <w:bCs/>
          <w:rPrChange w:id="88" w:author="Gail Brown" w:date="2026-06-21T11:39:00Z" w16du:dateUtc="2026-06-21T18:39:00Z">
            <w:rPr>
              <w:del w:id="89" w:author="Gail Brown" w:date="2026-06-21T11:39:00Z" w16du:dateUtc="2026-06-21T18:39:00Z"/>
            </w:rPr>
          </w:rPrChange>
        </w:rPr>
      </w:pPr>
      <w:ins w:id="90" w:author="Gail Brown" w:date="2026-06-21T11:39:00Z" w16du:dateUtc="2026-06-21T18:39:00Z">
        <w:r w:rsidRPr="00DB4655">
          <w:rPr>
            <w:rStyle w:val="Strong"/>
            <w:b w:val="0"/>
            <w:rPrChange w:id="91" w:author="Gail Brown" w:date="2026-06-21T11:39:00Z" w16du:dateUtc="2026-06-21T18:39:00Z">
              <w:rPr>
                <w:rStyle w:val="Strong"/>
              </w:rPr>
            </w:rPrChange>
          </w:rPr>
          <w:t>Why the Recovery Session Becomes a Trip Highlight</w:t>
        </w:r>
        <w:r w:rsidRPr="00DB4655">
          <w:rPr>
            <w:b/>
            <w:bCs/>
            <w:rPrChange w:id="92" w:author="Gail Brown" w:date="2026-06-21T11:39:00Z" w16du:dateUtc="2026-06-21T18:39:00Z">
              <w:rPr/>
            </w:rPrChange>
          </w:rPr>
          <w:t xml:space="preserve"> </w:t>
        </w:r>
      </w:ins>
      <w:del w:id="93" w:author="Gail Brown" w:date="2026-06-21T11:39:00Z" w16du:dateUtc="2026-06-21T18:39:00Z">
        <w:r w:rsidR="00000000" w:rsidRPr="00DB4655" w:rsidDel="00DB4655">
          <w:rPr>
            <w:b/>
            <w:bCs/>
            <w:rPrChange w:id="94" w:author="Gail Brown" w:date="2026-06-21T11:39:00Z" w16du:dateUtc="2026-06-21T18:39:00Z">
              <w:rPr/>
            </w:rPrChange>
          </w:rPr>
          <w:delText>Group IV Is a Bonding Activity, Not Just a Service</w:delText>
        </w:r>
      </w:del>
    </w:p>
    <w:p w14:paraId="7370C3F5" w14:textId="77777777" w:rsidR="00DB4655" w:rsidRDefault="00DB4655">
      <w:pPr>
        <w:pStyle w:val="Heading3"/>
        <w:rPr>
          <w:ins w:id="95" w:author="Gail Brown" w:date="2026-06-21T11:39:00Z" w16du:dateUtc="2026-06-21T18:39:00Z"/>
        </w:rPr>
      </w:pPr>
    </w:p>
    <w:p w14:paraId="2D0EAC8E" w14:textId="77777777" w:rsidR="00CD2680" w:rsidRDefault="00000000">
      <w:pPr>
        <w:pBdr>
          <w:left w:val="single" w:sz="10" w:space="6" w:color="117A65"/>
        </w:pBdr>
        <w:shd w:val="clear" w:color="auto" w:fill="E9F7EF"/>
        <w:spacing w:before="80" w:after="80"/>
        <w:ind w:left="360" w:right="360"/>
      </w:pPr>
      <w:r>
        <w:rPr>
          <w:rFonts w:ascii="Apple Color Emoji" w:hAnsi="Apple Color Emoji" w:cs="Apple Color Emoji"/>
          <w:b/>
          <w:bCs/>
          <w:color w:val="117A65"/>
          <w:sz w:val="19"/>
          <w:szCs w:val="19"/>
        </w:rPr>
        <w:t>💡</w:t>
      </w:r>
      <w:r>
        <w:rPr>
          <w:b/>
          <w:bCs/>
          <w:color w:val="117A65"/>
          <w:sz w:val="19"/>
          <w:szCs w:val="19"/>
        </w:rPr>
        <w:t xml:space="preserve"> UNIQUE INSIGHT NOTE  </w:t>
      </w:r>
    </w:p>
    <w:p w14:paraId="3D42DAEE" w14:textId="77777777" w:rsidR="00DB4655" w:rsidRDefault="00DB4655" w:rsidP="00DB4655">
      <w:pPr>
        <w:pStyle w:val="NormalWeb"/>
        <w:rPr>
          <w:ins w:id="96" w:author="Gail Brown" w:date="2026-06-21T11:38:00Z" w16du:dateUtc="2026-06-21T18:38:00Z"/>
        </w:rPr>
      </w:pPr>
      <w:ins w:id="97" w:author="Gail Brown" w:date="2026-06-21T11:38:00Z" w16du:dateUtc="2026-06-21T18:38:00Z">
        <w:r>
          <w:t>One thing I've noticed after treating hundreds of visitors in Los Cabos is that the wellness session often becomes one of the most memorable parts of the trip.</w:t>
        </w:r>
      </w:ins>
    </w:p>
    <w:p w14:paraId="48D5A9DD" w14:textId="77777777" w:rsidR="00DB4655" w:rsidRDefault="00DB4655" w:rsidP="00DB4655">
      <w:pPr>
        <w:pStyle w:val="NormalWeb"/>
        <w:rPr>
          <w:ins w:id="98" w:author="Gail Brown" w:date="2026-06-21T11:38:00Z" w16du:dateUtc="2026-06-21T18:38:00Z"/>
        </w:rPr>
      </w:pPr>
      <w:ins w:id="99" w:author="Gail Brown" w:date="2026-06-21T11:38:00Z" w16du:dateUtc="2026-06-21T18:38:00Z">
        <w:r>
          <w:t>Picture everyone gathered around the pool on a sunny Cabo morning. Coffee in hand. Music playing. The stories from the night before are getting better with every retelling, and there's nowhere else anyone needs to be. While our team provides personalized wellness treatments, the group gets to slow down together before the next adventure begins.</w:t>
        </w:r>
      </w:ins>
    </w:p>
    <w:p w14:paraId="47E24F1D" w14:textId="77777777" w:rsidR="00DB4655" w:rsidRDefault="00DB4655" w:rsidP="00DB4655">
      <w:pPr>
        <w:pStyle w:val="NormalWeb"/>
        <w:rPr>
          <w:ins w:id="100" w:author="Gail Brown" w:date="2026-06-21T11:38:00Z" w16du:dateUtc="2026-06-21T18:38:00Z"/>
        </w:rPr>
      </w:pPr>
      <w:ins w:id="101" w:author="Gail Brown" w:date="2026-06-21T11:38:00Z" w16du:dateUtc="2026-06-21T18:38:00Z">
        <w:r>
          <w:t>It's not about the IV itself.</w:t>
        </w:r>
      </w:ins>
    </w:p>
    <w:p w14:paraId="5001DE7B" w14:textId="77777777" w:rsidR="00DB4655" w:rsidRDefault="00DB4655" w:rsidP="00DB4655">
      <w:pPr>
        <w:pStyle w:val="NormalWeb"/>
        <w:rPr>
          <w:ins w:id="102" w:author="Gail Brown" w:date="2026-06-21T11:38:00Z" w16du:dateUtc="2026-06-21T18:38:00Z"/>
        </w:rPr>
      </w:pPr>
      <w:ins w:id="103" w:author="Gail Brown" w:date="2026-06-21T11:38:00Z" w16du:dateUtc="2026-06-21T18:38:00Z">
        <w:r>
          <w:t xml:space="preserve">It's about creating space to recharge without missing out. No one </w:t>
        </w:r>
        <w:proofErr w:type="gramStart"/>
        <w:r>
          <w:t>has to</w:t>
        </w:r>
        <w:proofErr w:type="gramEnd"/>
        <w:r>
          <w:t xml:space="preserve"> split up to visit a clinic or wait in line at a spa. Everyone stays together, each guest receiving a personalized treatment while sharing the same relaxed experience.</w:t>
        </w:r>
      </w:ins>
    </w:p>
    <w:p w14:paraId="72C0F171" w14:textId="77777777" w:rsidR="00DB4655" w:rsidRDefault="00DB4655" w:rsidP="00DB4655">
      <w:pPr>
        <w:pStyle w:val="NormalWeb"/>
        <w:rPr>
          <w:ins w:id="104" w:author="Gail Brown" w:date="2026-06-21T11:38:00Z" w16du:dateUtc="2026-06-21T18:38:00Z"/>
        </w:rPr>
      </w:pPr>
      <w:ins w:id="105" w:author="Gail Brown" w:date="2026-06-21T11:38:00Z" w16du:dateUtc="2026-06-21T18:38:00Z">
        <w:r>
          <w:lastRenderedPageBreak/>
          <w:t>Whether it's a bachelor or bachelorette celebration, milestone birthday, destination wedding, golf getaway, corporate retreat, or simply a vacation with friends, these sessions often become an unexpected highlight of the trip. They give everyone a chance to reset, reconnect, and make the most of the time they've traveled to spend together.</w:t>
        </w:r>
      </w:ins>
    </w:p>
    <w:p w14:paraId="6EFB774E" w14:textId="77777777" w:rsidR="00DB4655" w:rsidRDefault="00DB4655" w:rsidP="00DB4655">
      <w:pPr>
        <w:pStyle w:val="NormalWeb"/>
        <w:rPr>
          <w:ins w:id="106" w:author="Gail Brown" w:date="2026-06-21T11:38:00Z" w16du:dateUtc="2026-06-21T18:38:00Z"/>
        </w:rPr>
      </w:pPr>
      <w:ins w:id="107" w:author="Gail Brown" w:date="2026-06-21T11:38:00Z" w16du:dateUtc="2026-06-21T18:38:00Z">
        <w:r>
          <w:t>Sometimes the best memories aren't made during the biggest night out—they're made the next morning, by the pool, laughing with the people you came to Cabo to celebrate.</w:t>
        </w:r>
      </w:ins>
    </w:p>
    <w:p w14:paraId="26FE91AA" w14:textId="3967FFFB" w:rsidR="00CD2680" w:rsidDel="00DB4655" w:rsidRDefault="00DB4655" w:rsidP="00DB4655">
      <w:pPr>
        <w:spacing w:before="80" w:after="160" w:line="276" w:lineRule="auto"/>
        <w:rPr>
          <w:del w:id="108" w:author="Gail Brown" w:date="2026-06-21T11:39:00Z" w16du:dateUtc="2026-06-21T18:39:00Z"/>
        </w:rPr>
        <w:pPrChange w:id="109" w:author="Gail Brown" w:date="2026-06-21T11:39:00Z" w16du:dateUtc="2026-06-21T18:39:00Z">
          <w:pPr>
            <w:spacing w:before="80" w:after="160" w:line="276" w:lineRule="auto"/>
          </w:pPr>
        </w:pPrChange>
      </w:pPr>
      <w:ins w:id="110" w:author="Gail Brown" w:date="2026-06-21T11:38:00Z" w16du:dateUtc="2026-06-21T18:38:00Z">
        <w:r>
          <w:br/>
        </w:r>
      </w:ins>
      <w:del w:id="111" w:author="Gail Brown" w:date="2026-06-21T11:39:00Z" w16du:dateUtc="2026-06-21T18:39:00Z">
        <w:r w:rsidR="00000000" w:rsidDel="00DB4655">
          <w:delText>Think about it. The whole group is together in the villa or by the pool. Everyone's relaxed. The pressure of the night out is gone. You're lounging, talking, catching up before the day starts. There's something about that shared, slightly vulnerable moment, everyone with a drip in their arm, that creates a kind of closeness that a dinner or a club night can't fully replicate.</w:delText>
        </w:r>
      </w:del>
    </w:p>
    <w:p w14:paraId="0F26E494" w14:textId="65D41A8C" w:rsidR="00CD2680" w:rsidRDefault="00000000" w:rsidP="00DB4655">
      <w:pPr>
        <w:spacing w:before="80" w:after="160" w:line="276" w:lineRule="auto"/>
      </w:pPr>
      <w:del w:id="112" w:author="Gail Brown" w:date="2026-06-21T11:39:00Z" w16du:dateUtc="2026-06-21T18:39:00Z">
        <w:r w:rsidDel="00DB4655">
          <w:delText>More than a few brides have told me afterward that the morning IV session was one of their favorite moments of the whole trip. It's quiet and real and funny and together. That's a good thing.</w:delText>
        </w:r>
      </w:del>
    </w:p>
    <w:p w14:paraId="621BAF9F" w14:textId="77777777" w:rsidR="00CD2680" w:rsidRDefault="00000000">
      <w:pPr>
        <w:pBdr>
          <w:left w:val="thick" w:sz="16" w:space="8" w:color="2E86C1"/>
        </w:pBdr>
        <w:shd w:val="clear" w:color="auto" w:fill="EBF5FB"/>
        <w:spacing w:before="160" w:after="160"/>
        <w:ind w:left="540" w:right="540"/>
      </w:pPr>
      <w:r>
        <w:rPr>
          <w:rFonts w:ascii="Apple Color Emoji" w:hAnsi="Apple Color Emoji" w:cs="Apple Color Emoji"/>
          <w:b/>
          <w:bCs/>
          <w:color w:val="2E86C1"/>
          <w:sz w:val="18"/>
          <w:szCs w:val="18"/>
        </w:rPr>
        <w:t>📝</w:t>
      </w:r>
      <w:r>
        <w:rPr>
          <w:b/>
          <w:bCs/>
          <w:color w:val="2E86C1"/>
          <w:sz w:val="18"/>
          <w:szCs w:val="18"/>
        </w:rPr>
        <w:t xml:space="preserve"> CITATION </w:t>
      </w:r>
      <w:proofErr w:type="gramStart"/>
      <w:r>
        <w:rPr>
          <w:b/>
          <w:bCs/>
          <w:color w:val="2E86C1"/>
          <w:sz w:val="18"/>
          <w:szCs w:val="18"/>
        </w:rPr>
        <w:t xml:space="preserve">CAPSULE  </w:t>
      </w:r>
      <w:r>
        <w:rPr>
          <w:i/>
          <w:iCs/>
          <w:sz w:val="20"/>
          <w:szCs w:val="20"/>
        </w:rPr>
        <w:t>Three</w:t>
      </w:r>
      <w:proofErr w:type="gramEnd"/>
      <w:r>
        <w:rPr>
          <w:i/>
          <w:iCs/>
          <w:sz w:val="20"/>
          <w:szCs w:val="20"/>
        </w:rPr>
        <w:t xml:space="preserve"> in five Americans (60%) now prefer wellness-focused bachelorette parties that prioritize relaxation and self-care over purely nightlife-focused celebrations, according to a 2024 survey of 1,000 Americans conducted by Greenback Expat Tax Services. This shift has made wellness add-ons like group IV therapy a standard part of premium bachelorette weekends in destinations like Cabo San Lucas. (</w:t>
      </w:r>
      <w:hyperlink r:id="rId13" w:history="1">
        <w:r>
          <w:rPr>
            <w:i/>
            <w:iCs/>
            <w:sz w:val="20"/>
            <w:szCs w:val="20"/>
          </w:rPr>
          <w:t>Greenback Expat Tax Services</w:t>
        </w:r>
      </w:hyperlink>
      <w:r>
        <w:rPr>
          <w:i/>
          <w:iCs/>
          <w:sz w:val="20"/>
          <w:szCs w:val="20"/>
        </w:rPr>
        <w:t>, 2024)</w:t>
      </w:r>
    </w:p>
    <w:p w14:paraId="5B2D46E5"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learn</w:t>
      </w:r>
      <w:proofErr w:type="gramEnd"/>
      <w:r>
        <w:rPr>
          <w:sz w:val="19"/>
          <w:szCs w:val="19"/>
        </w:rPr>
        <w:t xml:space="preserve"> more about Hangover Recovery and other formulas → /find-your-iv</w:t>
      </w:r>
    </w:p>
    <w:p w14:paraId="73059AC0" w14:textId="77777777" w:rsidR="00CD2680" w:rsidRDefault="00CD2680">
      <w:pPr>
        <w:pBdr>
          <w:bottom w:val="single" w:sz="4" w:space="4" w:color="C0C0C0"/>
        </w:pBdr>
        <w:spacing w:before="120" w:after="120"/>
      </w:pPr>
    </w:p>
    <w:p w14:paraId="390EB69B" w14:textId="77777777" w:rsidR="00CD2680" w:rsidRDefault="00000000">
      <w:pPr>
        <w:pStyle w:val="Heading2"/>
      </w:pPr>
      <w:r>
        <w:t>How Does Group IV Therapy Work for Destination Weddings in Cabo?</w:t>
      </w:r>
    </w:p>
    <w:p w14:paraId="04801FB8" w14:textId="0A36341E" w:rsidR="00CD2680" w:rsidRDefault="00000000">
      <w:pPr>
        <w:spacing w:before="80" w:after="160" w:line="276" w:lineRule="auto"/>
      </w:pPr>
      <w:r>
        <w:t>Mexico is</w:t>
      </w:r>
      <w:ins w:id="113" w:author="Gail Brown" w:date="2026-06-21T11:48:00Z" w16du:dateUtc="2026-06-21T18:48:00Z">
        <w:r w:rsidR="000A5E48">
          <w:t xml:space="preserve"> one of</w:t>
        </w:r>
      </w:ins>
      <w:r>
        <w:t xml:space="preserve"> the most popular </w:t>
      </w:r>
      <w:del w:id="114" w:author="Gail Brown" w:date="2026-06-21T11:48:00Z" w16du:dateUtc="2026-06-21T18:48:00Z">
        <w:r w:rsidDel="000A5E48">
          <w:delText xml:space="preserve">destination </w:delText>
        </w:r>
      </w:del>
      <w:r>
        <w:t xml:space="preserve">wedding </w:t>
      </w:r>
      <w:del w:id="115" w:author="Gail Brown" w:date="2026-06-21T11:48:00Z" w16du:dateUtc="2026-06-21T18:48:00Z">
        <w:r w:rsidDel="000A5E48">
          <w:delText xml:space="preserve">country </w:delText>
        </w:r>
      </w:del>
      <w:ins w:id="116" w:author="Gail Brown" w:date="2026-06-21T11:48:00Z" w16du:dateUtc="2026-06-21T18:48:00Z">
        <w:r w:rsidR="000A5E48">
          <w:t>destinations</w:t>
        </w:r>
        <w:r w:rsidR="000A5E48">
          <w:t xml:space="preserve"> </w:t>
        </w:r>
      </w:ins>
      <w:r>
        <w:t xml:space="preserve">for </w:t>
      </w:r>
      <w:del w:id="117" w:author="Gail Brown" w:date="2026-06-21T11:49:00Z" w16du:dateUtc="2026-06-21T18:49:00Z">
        <w:r w:rsidDel="000A5E48">
          <w:delText xml:space="preserve">U.S. </w:delText>
        </w:r>
      </w:del>
      <w:r>
        <w:t>couples</w:t>
      </w:r>
      <w:ins w:id="118" w:author="Gail Brown" w:date="2026-06-21T11:49:00Z" w16du:dateUtc="2026-06-21T18:49:00Z">
        <w:r w:rsidR="000A5E48">
          <w:t xml:space="preserve"> coming from the United States</w:t>
        </w:r>
      </w:ins>
      <w:r>
        <w:t xml:space="preserve"> by a significant margin, with 35% choosing Mexico</w:t>
      </w:r>
      <w:ins w:id="119" w:author="Gail Brown" w:date="2026-06-21T11:49:00Z" w16du:dateUtc="2026-06-21T18:49:00Z">
        <w:r w:rsidR="000A5E48">
          <w:t xml:space="preserve">. </w:t>
        </w:r>
      </w:ins>
      <w:del w:id="120" w:author="Gail Brown" w:date="2026-06-21T11:49:00Z" w16du:dateUtc="2026-06-21T18:49:00Z">
        <w:r w:rsidDel="000A5E48">
          <w:delText>, and t</w:delText>
        </w:r>
      </w:del>
      <w:del w:id="121" w:author="Gail Brown" w:date="2026-06-21T11:50:00Z" w16du:dateUtc="2026-06-21T18:50:00Z">
        <w:r w:rsidDel="000A5E48">
          <w:delText>he global destination wedding market reached $36.49 billion in 2024 (</w:delText>
        </w:r>
        <w:r w:rsidDel="000A5E48">
          <w:fldChar w:fldCharType="begin"/>
        </w:r>
        <w:r w:rsidDel="000A5E48">
          <w:delInstrText>HYPERLINK "https://paradiseweddings.com/blog/destination-wedding-statistics/"</w:delInstrText>
        </w:r>
        <w:r w:rsidDel="000A5E48">
          <w:fldChar w:fldCharType="separate"/>
        </w:r>
        <w:r w:rsidDel="000A5E48">
          <w:delText>Paradise Weddings</w:delText>
        </w:r>
        <w:r w:rsidDel="000A5E48">
          <w:fldChar w:fldCharType="end"/>
        </w:r>
        <w:r w:rsidDel="000A5E48">
          <w:delText xml:space="preserve">, 2024). </w:delText>
        </w:r>
      </w:del>
      <w:r>
        <w:t>Within Mexico, Cabo San Lucas is the premier venue. That means a lot of wedding parties flying in from across the country, celebrating hard, and trying to enjoy several more days in paradise after the ceremony.</w:t>
      </w:r>
    </w:p>
    <w:p w14:paraId="424D8D4A" w14:textId="77777777" w:rsidR="00CD2680" w:rsidRDefault="00000000">
      <w:pPr>
        <w:pBdr>
          <w:left w:val="single" w:sz="10" w:space="6" w:color="784212"/>
        </w:pBdr>
        <w:shd w:val="clear" w:color="auto" w:fill="D6EAF8"/>
        <w:spacing w:before="80" w:after="80"/>
        <w:ind w:left="360" w:right="360"/>
      </w:pPr>
      <w:r>
        <w:rPr>
          <w:b/>
          <w:bCs/>
          <w:color w:val="784212"/>
          <w:sz w:val="19"/>
          <w:szCs w:val="19"/>
        </w:rPr>
        <w:t xml:space="preserve">📷 IMAGE </w:t>
      </w:r>
      <w:proofErr w:type="gramStart"/>
      <w:r>
        <w:rPr>
          <w:b/>
          <w:bCs/>
          <w:color w:val="784212"/>
          <w:sz w:val="19"/>
          <w:szCs w:val="19"/>
        </w:rPr>
        <w:t xml:space="preserve">PLACEHOLDER  </w:t>
      </w:r>
      <w:r>
        <w:rPr>
          <w:sz w:val="19"/>
          <w:szCs w:val="19"/>
        </w:rPr>
        <w:t>An</w:t>
      </w:r>
      <w:proofErr w:type="gramEnd"/>
      <w:r>
        <w:rPr>
          <w:sz w:val="19"/>
          <w:szCs w:val="19"/>
        </w:rPr>
        <w:t xml:space="preserve"> elegant beach wedding setup in Cabo San Lucas with ocean backdrop - Alt: "An elegant outdoor beach wedding setup with white chairs, floral arrangements, and an ocean view in Los Cabos, Mexico"</w:t>
      </w:r>
    </w:p>
    <w:p w14:paraId="3432399C" w14:textId="77777777" w:rsidR="00CD2680" w:rsidRDefault="00000000">
      <w:pPr>
        <w:spacing w:before="80" w:after="160" w:line="276" w:lineRule="auto"/>
      </w:pPr>
      <w:r>
        <w:t>Group IV therapy fits naturally into two distinct moments in a destination wedding timeline.</w:t>
      </w:r>
    </w:p>
    <w:p w14:paraId="05D8D477"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read</w:t>
      </w:r>
      <w:proofErr w:type="gramEnd"/>
      <w:r>
        <w:rPr>
          <w:sz w:val="19"/>
          <w:szCs w:val="19"/>
        </w:rPr>
        <w:t xml:space="preserve"> about our mobile service area in Los Cabos → /services</w:t>
      </w:r>
    </w:p>
    <w:p w14:paraId="6A5B94F2" w14:textId="49EF3243" w:rsidR="00CD2680" w:rsidRDefault="00000000">
      <w:pPr>
        <w:pStyle w:val="Heading3"/>
      </w:pPr>
      <w:del w:id="122" w:author="Gail Brown" w:date="2026-06-21T12:02:00Z" w16du:dateUtc="2026-06-21T19:02:00Z">
        <w:r w:rsidDel="002821B3">
          <w:delText xml:space="preserve">The </w:delText>
        </w:r>
      </w:del>
      <w:r>
        <w:t>Wedding</w:t>
      </w:r>
      <w:ins w:id="123" w:author="Gail Brown" w:date="2026-06-21T12:02:00Z" w16du:dateUtc="2026-06-21T19:02:00Z">
        <w:r w:rsidR="002821B3">
          <w:t xml:space="preserve"> </w:t>
        </w:r>
      </w:ins>
      <w:del w:id="124" w:author="Gail Brown" w:date="2026-06-21T12:02:00Z" w16du:dateUtc="2026-06-21T19:02:00Z">
        <w:r w:rsidDel="002821B3">
          <w:delText>-</w:delText>
        </w:r>
      </w:del>
      <w:r>
        <w:t>Morning</w:t>
      </w:r>
      <w:ins w:id="125" w:author="Gail Brown" w:date="2026-06-21T12:02:00Z" w16du:dateUtc="2026-06-21T19:02:00Z">
        <w:r w:rsidR="002821B3">
          <w:t>:</w:t>
        </w:r>
      </w:ins>
      <w:r>
        <w:t xml:space="preserve"> </w:t>
      </w:r>
      <w:del w:id="126" w:author="Gail Brown" w:date="2026-06-21T12:02:00Z" w16du:dateUtc="2026-06-21T19:02:00Z">
        <w:r w:rsidDel="002821B3">
          <w:delText>Prep Session</w:delText>
        </w:r>
      </w:del>
      <w:ins w:id="127" w:author="Gail Brown" w:date="2026-06-21T12:02:00Z" w16du:dateUtc="2026-06-21T19:02:00Z">
        <w:r w:rsidR="002821B3">
          <w:t>Starting the Day at Your Best</w:t>
        </w:r>
      </w:ins>
    </w:p>
    <w:p w14:paraId="7A93A0EC" w14:textId="77777777" w:rsidR="002821B3" w:rsidRDefault="002821B3" w:rsidP="002821B3">
      <w:pPr>
        <w:pStyle w:val="NormalWeb"/>
        <w:rPr>
          <w:ins w:id="128" w:author="Gail Brown" w:date="2026-06-21T12:02:00Z" w16du:dateUtc="2026-06-21T19:02:00Z"/>
        </w:rPr>
      </w:pPr>
      <w:ins w:id="129" w:author="Gail Brown" w:date="2026-06-21T12:02:00Z" w16du:dateUtc="2026-06-21T19:02:00Z">
        <w:r>
          <w:t>Wedding mornings are exciting, emotional, and busy. After days of travel and celebration, many couples and their wedding party are already running on less sleep and hydration than they planned.</w:t>
        </w:r>
      </w:ins>
    </w:p>
    <w:p w14:paraId="0C916C8F" w14:textId="77777777" w:rsidR="002821B3" w:rsidRDefault="002821B3" w:rsidP="002821B3">
      <w:pPr>
        <w:pStyle w:val="NormalWeb"/>
        <w:rPr>
          <w:ins w:id="130" w:author="Gail Brown" w:date="2026-06-21T12:02:00Z" w16du:dateUtc="2026-06-21T19:02:00Z"/>
        </w:rPr>
      </w:pPr>
      <w:ins w:id="131" w:author="Gail Brown" w:date="2026-06-21T12:02:00Z" w16du:dateUtc="2026-06-21T19:02:00Z">
        <w:r>
          <w:t>That's why many choose to schedule a private wellness session at their villa before the day begins.</w:t>
        </w:r>
      </w:ins>
    </w:p>
    <w:p w14:paraId="544D878C" w14:textId="77777777" w:rsidR="002821B3" w:rsidRDefault="002821B3" w:rsidP="002821B3">
      <w:pPr>
        <w:pStyle w:val="NormalWeb"/>
        <w:rPr>
          <w:ins w:id="132" w:author="Gail Brown" w:date="2026-06-21T12:02:00Z" w16du:dateUtc="2026-06-21T19:02:00Z"/>
        </w:rPr>
      </w:pPr>
      <w:ins w:id="133" w:author="Gail Brown" w:date="2026-06-21T12:02:00Z" w16du:dateUtc="2026-06-21T19:02:00Z">
        <w:r>
          <w:t>Each guest receives a personalized wellness treatment tailored to their individual needs, with options ranging from hydration and vitamin support to premium therapies such as NAD+ and glutathione. It's a quiet, relaxing experience that fits naturally into the morning while everyone is getting ready.</w:t>
        </w:r>
      </w:ins>
    </w:p>
    <w:p w14:paraId="566DFF33" w14:textId="532CE994" w:rsidR="00CD2680" w:rsidDel="002821B3" w:rsidRDefault="00000000">
      <w:pPr>
        <w:spacing w:before="80" w:after="160" w:line="276" w:lineRule="auto"/>
        <w:rPr>
          <w:del w:id="134" w:author="Gail Brown" w:date="2026-06-21T12:02:00Z" w16du:dateUtc="2026-06-21T19:02:00Z"/>
        </w:rPr>
      </w:pPr>
      <w:del w:id="135" w:author="Gail Brown" w:date="2026-06-21T12:02:00Z" w16du:dateUtc="2026-06-21T19:02:00Z">
        <w:r w:rsidDel="002821B3">
          <w:delText>The morning of the wedding is a blur. Hair, makeup, photos, family, nerves. The bridal party has usually been celebrating for two or three days already. Some flew in late. Almost no one slept as much as they planned.</w:delText>
        </w:r>
      </w:del>
    </w:p>
    <w:p w14:paraId="54E427F6" w14:textId="77777777" w:rsidR="00CD2680" w:rsidRDefault="00000000">
      <w:pPr>
        <w:pBdr>
          <w:left w:val="single" w:sz="10" w:space="6" w:color="6C3483"/>
        </w:pBdr>
        <w:shd w:val="clear" w:color="auto" w:fill="F5EEF8"/>
        <w:spacing w:before="80" w:after="80"/>
        <w:ind w:left="360" w:right="360"/>
      </w:pPr>
      <w:r>
        <w:rPr>
          <w:b/>
          <w:bCs/>
          <w:color w:val="6C3483"/>
          <w:sz w:val="19"/>
          <w:szCs w:val="19"/>
        </w:rPr>
        <w:t xml:space="preserve">✅ PERSONAL EXPERIENCE NOTE  </w:t>
      </w:r>
    </w:p>
    <w:p w14:paraId="123F36C6" w14:textId="77777777" w:rsidR="002821B3" w:rsidRDefault="002821B3" w:rsidP="002821B3">
      <w:pPr>
        <w:pStyle w:val="NormalWeb"/>
        <w:rPr>
          <w:ins w:id="136" w:author="Gail Brown" w:date="2026-06-21T12:03:00Z" w16du:dateUtc="2026-06-21T19:03:00Z"/>
        </w:rPr>
      </w:pPr>
      <w:ins w:id="137" w:author="Gail Brown" w:date="2026-06-21T12:03:00Z" w16du:dateUtc="2026-06-21T19:03:00Z">
        <w:r>
          <w:lastRenderedPageBreak/>
          <w:t>One thing I've heard time and time again from brides is how much more present they felt throughout the day. Rather than feeling run down from travel or days of celebrating, they felt refreshed, calm, and ready to enjoy every moment.</w:t>
        </w:r>
      </w:ins>
    </w:p>
    <w:p w14:paraId="4FDDD970" w14:textId="102C6584" w:rsidR="00CD2680" w:rsidDel="002821B3" w:rsidRDefault="00000000">
      <w:pPr>
        <w:spacing w:before="80" w:after="160" w:line="276" w:lineRule="auto"/>
        <w:rPr>
          <w:del w:id="138" w:author="Gail Brown" w:date="2026-06-21T12:03:00Z" w16du:dateUtc="2026-06-21T19:03:00Z"/>
        </w:rPr>
      </w:pPr>
      <w:del w:id="139" w:author="Gail Brown" w:date="2026-06-21T12:03:00Z" w16du:dateUtc="2026-06-21T19:03:00Z">
        <w:r w:rsidDel="002821B3">
          <w:delText>Brides tell me they look better in the photos. I believe them. Proper hydration affects skin, eye brightness, and color. It also affects mood. A bride who's running on full hydration and a solid vitamin load is more present, more relaxed, and more able to enjoy the day she's spent a year planning.</w:delText>
        </w:r>
      </w:del>
    </w:p>
    <w:p w14:paraId="0CEB8C0F" w14:textId="3F698590" w:rsidR="00CD2680" w:rsidDel="002821B3" w:rsidRDefault="00000000">
      <w:pPr>
        <w:pStyle w:val="Heading3"/>
        <w:rPr>
          <w:del w:id="140" w:author="Gail Brown" w:date="2026-06-21T12:03:00Z" w16du:dateUtc="2026-06-21T19:03:00Z"/>
        </w:rPr>
      </w:pPr>
      <w:del w:id="141" w:author="Gail Brown" w:date="2026-06-21T12:03:00Z" w16du:dateUtc="2026-06-21T19:03:00Z">
        <w:r w:rsidDel="002821B3">
          <w:delText>The Post-Wedding Recovery Session</w:delText>
        </w:r>
      </w:del>
    </w:p>
    <w:p w14:paraId="18228AE2" w14:textId="16095E34" w:rsidR="002821B3" w:rsidRDefault="00000000" w:rsidP="002821B3">
      <w:pPr>
        <w:pStyle w:val="Heading3"/>
        <w:rPr>
          <w:ins w:id="142" w:author="Gail Brown" w:date="2026-06-21T11:55:00Z" w16du:dateUtc="2026-06-21T18:55:00Z"/>
        </w:rPr>
        <w:pPrChange w:id="143" w:author="Gail Brown" w:date="2026-06-21T12:03:00Z" w16du:dateUtc="2026-06-21T19:03:00Z">
          <w:pPr>
            <w:pStyle w:val="Heading2"/>
          </w:pPr>
        </w:pPrChange>
      </w:pPr>
      <w:del w:id="144" w:author="Gail Brown" w:date="2026-06-21T12:03:00Z" w16du:dateUtc="2026-06-21T19:03:00Z">
        <w:r w:rsidDel="002821B3">
          <w:delText>T</w:delText>
        </w:r>
      </w:del>
      <w:ins w:id="145" w:author="Gail Brown" w:date="2026-06-21T11:55:00Z" w16du:dateUtc="2026-06-21T18:55:00Z">
        <w:r w:rsidR="002821B3">
          <w:t>The Celebration Doesn't Have to End After the Wedding</w:t>
        </w:r>
      </w:ins>
    </w:p>
    <w:p w14:paraId="0036C4F7" w14:textId="77777777" w:rsidR="002821B3" w:rsidRDefault="002821B3" w:rsidP="002821B3">
      <w:pPr>
        <w:pStyle w:val="NormalWeb"/>
        <w:rPr>
          <w:ins w:id="146" w:author="Gail Brown" w:date="2026-06-21T11:55:00Z" w16du:dateUtc="2026-06-21T18:55:00Z"/>
        </w:rPr>
      </w:pPr>
      <w:ins w:id="147" w:author="Gail Brown" w:date="2026-06-21T11:55:00Z" w16du:dateUtc="2026-06-21T18:55:00Z">
        <w:r>
          <w:t>The wedding may be over, but for many destination celebrations, the vacation isn't.</w:t>
        </w:r>
      </w:ins>
    </w:p>
    <w:p w14:paraId="502EE86F" w14:textId="77777777" w:rsidR="002821B3" w:rsidRDefault="002821B3" w:rsidP="002821B3">
      <w:pPr>
        <w:pStyle w:val="NormalWeb"/>
        <w:rPr>
          <w:ins w:id="148" w:author="Gail Brown" w:date="2026-06-21T11:55:00Z" w16du:dateUtc="2026-06-21T18:55:00Z"/>
        </w:rPr>
      </w:pPr>
      <w:ins w:id="149" w:author="Gail Brown" w:date="2026-06-21T11:55:00Z" w16du:dateUtc="2026-06-21T18:55:00Z">
        <w:r>
          <w:t>After months of planning, the reception is often the biggest celebration of the trip. Friends and family dance late into the evening, toasts are shared, and nobody is thinking about the next morning.</w:t>
        </w:r>
      </w:ins>
    </w:p>
    <w:p w14:paraId="3297C6B7" w14:textId="77777777" w:rsidR="002821B3" w:rsidRDefault="002821B3" w:rsidP="002821B3">
      <w:pPr>
        <w:pStyle w:val="NormalWeb"/>
        <w:rPr>
          <w:ins w:id="150" w:author="Gail Brown" w:date="2026-06-21T11:55:00Z" w16du:dateUtc="2026-06-21T18:55:00Z"/>
        </w:rPr>
      </w:pPr>
      <w:ins w:id="151" w:author="Gail Brown" w:date="2026-06-21T11:55:00Z" w16du:dateUtc="2026-06-21T18:55:00Z">
        <w:r>
          <w:t>But in Cabo, there's usually still another day—or two—to enjoy.</w:t>
        </w:r>
      </w:ins>
    </w:p>
    <w:p w14:paraId="03AF1AEC" w14:textId="77777777" w:rsidR="002821B3" w:rsidRDefault="002821B3" w:rsidP="002821B3">
      <w:pPr>
        <w:pStyle w:val="NormalWeb"/>
        <w:rPr>
          <w:ins w:id="152" w:author="Gail Brown" w:date="2026-06-21T11:55:00Z" w16du:dateUtc="2026-06-21T18:55:00Z"/>
        </w:rPr>
      </w:pPr>
      <w:ins w:id="153" w:author="Gail Brown" w:date="2026-06-21T11:55:00Z" w16du:dateUtc="2026-06-21T18:55:00Z">
        <w:r>
          <w:t>Rather than spending the final days recovering in separate hotel rooms, many wedding groups schedule a post-celebration wellness session at the villa. It's a relaxed way for everyone to come together one last time before heading out for brunch, a boat day, the beach, or simply soaking up their final hours in paradise.</w:t>
        </w:r>
      </w:ins>
    </w:p>
    <w:p w14:paraId="6FA88B4D" w14:textId="77777777" w:rsidR="002821B3" w:rsidRDefault="002821B3" w:rsidP="002821B3">
      <w:pPr>
        <w:pStyle w:val="NormalWeb"/>
        <w:rPr>
          <w:ins w:id="154" w:author="Gail Brown" w:date="2026-06-21T11:55:00Z" w16du:dateUtc="2026-06-21T18:55:00Z"/>
        </w:rPr>
      </w:pPr>
      <w:ins w:id="155" w:author="Gail Brown" w:date="2026-06-21T11:55:00Z" w16du:dateUtc="2026-06-21T18:55:00Z">
        <w:r>
          <w:t>The goal isn't to erase the celebration—it's to help everyone feel ready to enjoy the rest of their vacation.</w:t>
        </w:r>
      </w:ins>
    </w:p>
    <w:p w14:paraId="2FF4F253" w14:textId="77777777" w:rsidR="002821B3" w:rsidRDefault="002821B3" w:rsidP="002821B3">
      <w:pPr>
        <w:pStyle w:val="NormalWeb"/>
        <w:rPr>
          <w:ins w:id="156" w:author="Gail Brown" w:date="2026-06-21T11:55:00Z" w16du:dateUtc="2026-06-21T18:55:00Z"/>
        </w:rPr>
      </w:pPr>
      <w:ins w:id="157" w:author="Gail Brown" w:date="2026-06-21T11:55:00Z" w16du:dateUtc="2026-06-21T18:55:00Z">
        <w:r>
          <w:t>After all, if you've traveled all the way to Los Cabos, your last day should be spent making memories, not recovering from them.</w:t>
        </w:r>
      </w:ins>
    </w:p>
    <w:p w14:paraId="4368E448" w14:textId="63011C76" w:rsidR="00CD2680" w:rsidDel="002821B3" w:rsidRDefault="00000000" w:rsidP="002821B3">
      <w:pPr>
        <w:spacing w:before="80" w:after="160" w:line="276" w:lineRule="auto"/>
        <w:rPr>
          <w:del w:id="158" w:author="Gail Brown" w:date="2026-06-21T11:55:00Z" w16du:dateUtc="2026-06-21T18:55:00Z"/>
        </w:rPr>
      </w:pPr>
      <w:del w:id="159" w:author="Gail Brown" w:date="2026-06-21T11:55:00Z" w16du:dateUtc="2026-06-21T18:55:00Z">
        <w:r w:rsidDel="002821B3">
          <w:delText>he night after the wedding is one of the most celebrated events of most people's lives. Everyone's happy, everyone's dancing, and nobody's pacing themselves.</w:delText>
        </w:r>
      </w:del>
    </w:p>
    <w:p w14:paraId="2A0A66EA" w14:textId="61D7CB4B" w:rsidR="00CD2680" w:rsidDel="002821B3" w:rsidRDefault="00000000" w:rsidP="002821B3">
      <w:pPr>
        <w:spacing w:before="80" w:after="160" w:line="276" w:lineRule="auto"/>
        <w:rPr>
          <w:del w:id="160" w:author="Gail Brown" w:date="2026-06-21T11:55:00Z" w16du:dateUtc="2026-06-21T18:55:00Z"/>
        </w:rPr>
      </w:pPr>
      <w:del w:id="161" w:author="Gail Brown" w:date="2026-06-21T11:55:00Z" w16du:dateUtc="2026-06-21T18:55:00Z">
        <w:r w:rsidDel="002821B3">
          <w:delText>Then there's one or two more days in Cabo left to enjoy.</w:delText>
        </w:r>
      </w:del>
    </w:p>
    <w:p w14:paraId="6C1AE0CB" w14:textId="1E3FFEE6" w:rsidR="00CD2680" w:rsidDel="002821B3" w:rsidRDefault="00000000" w:rsidP="002821B3">
      <w:pPr>
        <w:spacing w:before="80" w:after="160" w:line="276" w:lineRule="auto"/>
        <w:rPr>
          <w:del w:id="162" w:author="Gail Brown" w:date="2026-06-21T11:55:00Z" w16du:dateUtc="2026-06-21T18:55:00Z"/>
        </w:rPr>
      </w:pPr>
      <w:del w:id="163" w:author="Gail Brown" w:date="2026-06-21T11:55:00Z" w16du:dateUtc="2026-06-21T18:55:00Z">
        <w:r w:rsidDel="002821B3">
          <w:delText>A group recovery session the morning after the reception brings the whole wedding party back to baseline. Guests who flew in from New York, Chicago, or Dallas are not wasting their last day in Mexico lying in a hotel room. They're at the beach, at brunch, on a boat. That's what they paid for. Group IV makes it possible.</w:delText>
        </w:r>
      </w:del>
    </w:p>
    <w:p w14:paraId="5E2EB804" w14:textId="77777777" w:rsidR="00CD2680" w:rsidRDefault="00000000" w:rsidP="002821B3">
      <w:pPr>
        <w:spacing w:before="80" w:after="160" w:line="276" w:lineRule="auto"/>
      </w:pPr>
      <w:r>
        <w:rPr>
          <w:rFonts w:ascii="Apple Color Emoji" w:hAnsi="Apple Color Emoji" w:cs="Apple Color Emoji"/>
          <w:b/>
          <w:bCs/>
          <w:color w:val="2E86C1"/>
          <w:sz w:val="18"/>
          <w:szCs w:val="18"/>
        </w:rPr>
        <w:t>📝</w:t>
      </w:r>
      <w:r>
        <w:rPr>
          <w:b/>
          <w:bCs/>
          <w:color w:val="2E86C1"/>
          <w:sz w:val="18"/>
          <w:szCs w:val="18"/>
        </w:rPr>
        <w:t xml:space="preserve"> CITATION </w:t>
      </w:r>
      <w:proofErr w:type="gramStart"/>
      <w:r>
        <w:rPr>
          <w:b/>
          <w:bCs/>
          <w:color w:val="2E86C1"/>
          <w:sz w:val="18"/>
          <w:szCs w:val="18"/>
        </w:rPr>
        <w:t xml:space="preserve">CAPSULE  </w:t>
      </w:r>
      <w:r>
        <w:rPr>
          <w:i/>
          <w:iCs/>
          <w:sz w:val="20"/>
          <w:szCs w:val="20"/>
        </w:rPr>
        <w:t>Mexico</w:t>
      </w:r>
      <w:proofErr w:type="gramEnd"/>
      <w:r>
        <w:rPr>
          <w:i/>
          <w:iCs/>
          <w:sz w:val="20"/>
          <w:szCs w:val="20"/>
        </w:rPr>
        <w:t xml:space="preserve"> captures 35% of the U.S. destination wedding market, making it the single most popular country for American couples planning a wedding abroad. The global destination wedding market reached $36.49 billion in 2024. In Cabo San Lucas, mobile group IV therapy is increasingly part of the destination wedding experience, providing recovery and wellness support for bridal parties before the ceremony and for wedding guests in the days that follow. (</w:t>
      </w:r>
      <w:hyperlink r:id="rId14" w:history="1">
        <w:r>
          <w:rPr>
            <w:i/>
            <w:iCs/>
            <w:sz w:val="20"/>
            <w:szCs w:val="20"/>
          </w:rPr>
          <w:t>Paradise Weddings</w:t>
        </w:r>
      </w:hyperlink>
      <w:r>
        <w:rPr>
          <w:i/>
          <w:iCs/>
          <w:sz w:val="20"/>
          <w:szCs w:val="20"/>
        </w:rPr>
        <w:t>, 2024)</w:t>
      </w:r>
    </w:p>
    <w:p w14:paraId="41565D6D" w14:textId="77777777" w:rsidR="00CD2680" w:rsidRDefault="00000000">
      <w:pPr>
        <w:pBdr>
          <w:left w:val="single" w:sz="10" w:space="6" w:color="2E86C1"/>
        </w:pBdr>
        <w:shd w:val="clear" w:color="auto" w:fill="EBF5FB"/>
        <w:spacing w:before="80" w:after="80"/>
        <w:ind w:left="360" w:right="360"/>
      </w:pPr>
      <w:r>
        <w:rPr>
          <w:rFonts w:ascii="Apple Color Emoji" w:hAnsi="Apple Color Emoji" w:cs="Apple Color Emoji"/>
          <w:b/>
          <w:bCs/>
          <w:color w:val="2E86C1"/>
          <w:sz w:val="19"/>
          <w:szCs w:val="19"/>
        </w:rPr>
        <w:t>🔗</w:t>
      </w:r>
      <w:r>
        <w:rPr>
          <w:b/>
          <w:bCs/>
          <w:color w:val="2E86C1"/>
          <w:sz w:val="19"/>
          <w:szCs w:val="19"/>
        </w:rPr>
        <w:t xml:space="preserve"> INTERNAL </w:t>
      </w:r>
      <w:proofErr w:type="gramStart"/>
      <w:r>
        <w:rPr>
          <w:b/>
          <w:bCs/>
          <w:color w:val="2E86C1"/>
          <w:sz w:val="19"/>
          <w:szCs w:val="19"/>
        </w:rPr>
        <w:t xml:space="preserve">LINK  </w:t>
      </w:r>
      <w:r>
        <w:rPr>
          <w:sz w:val="19"/>
          <w:szCs w:val="19"/>
        </w:rPr>
        <w:t>see</w:t>
      </w:r>
      <w:proofErr w:type="gramEnd"/>
      <w:r>
        <w:rPr>
          <w:sz w:val="19"/>
          <w:szCs w:val="19"/>
        </w:rPr>
        <w:t xml:space="preserve"> what's included in a group booking → /contact</w:t>
      </w:r>
    </w:p>
    <w:p w14:paraId="294AEE9F" w14:textId="77777777" w:rsidR="00CD2680" w:rsidRDefault="00CD2680">
      <w:pPr>
        <w:pBdr>
          <w:bottom w:val="single" w:sz="4" w:space="4" w:color="C0C0C0"/>
        </w:pBdr>
        <w:spacing w:before="120" w:after="120"/>
      </w:pPr>
    </w:p>
    <w:p w14:paraId="3AB1234D" w14:textId="77777777" w:rsidR="00CD2680" w:rsidRDefault="00000000">
      <w:pPr>
        <w:pStyle w:val="Heading2"/>
      </w:pPr>
      <w:r>
        <w:t xml:space="preserve">Why Do Corporate Retreats in Cabo Benefit </w:t>
      </w:r>
      <w:proofErr w:type="gramStart"/>
      <w:r>
        <w:t>From</w:t>
      </w:r>
      <w:proofErr w:type="gramEnd"/>
      <w:r>
        <w:t xml:space="preserve"> Group IV Therapy?</w:t>
      </w:r>
    </w:p>
    <w:p w14:paraId="38A41D23" w14:textId="77777777" w:rsidR="00CD2680" w:rsidRDefault="00000000">
      <w:pPr>
        <w:spacing w:before="80" w:after="160" w:line="276" w:lineRule="auto"/>
      </w:pPr>
      <w:r>
        <w:t>The ROI case for corporate wellness is well-established. For every $1 invested in employee wellness programs, companies save $3.27 in medical costs and $2.73 in absenteeism costs, and 95% of companies that measure wellness ROI see positive returns (</w:t>
      </w:r>
      <w:proofErr w:type="spellStart"/>
      <w:r>
        <w:fldChar w:fldCharType="begin"/>
      </w:r>
      <w:r>
        <w:instrText>HYPERLINK "https://wellhub.com/en-us/blog/press-releases/study-reveals-strong-return-on-investment-for-corporate-wellness-programs/"</w:instrText>
      </w:r>
      <w:r>
        <w:fldChar w:fldCharType="separate"/>
      </w:r>
      <w:r>
        <w:t>Wellhub</w:t>
      </w:r>
      <w:proofErr w:type="spellEnd"/>
      <w:r>
        <w:fldChar w:fldCharType="end"/>
      </w:r>
      <w:r>
        <w:t>, 2024). A corporate retreat that includes a structured wellness activity signals investment in the team, not just the agenda.</w:t>
      </w:r>
    </w:p>
    <w:p w14:paraId="0AFE8B3B" w14:textId="77777777" w:rsidR="00CD2680" w:rsidRDefault="00000000">
      <w:pPr>
        <w:spacing w:before="80" w:after="160" w:line="276" w:lineRule="auto"/>
      </w:pPr>
      <w:r>
        <w:t>The global corporate retreats market was valued at $31.8 billion in 2024, growing at 9.1% CAGR through 2034, with wellness now a front-and-center element at most premium retreats (</w:t>
      </w:r>
      <w:hyperlink r:id="rId15" w:history="1">
        <w:r>
          <w:t xml:space="preserve">Allied Market Research via </w:t>
        </w:r>
        <w:proofErr w:type="spellStart"/>
        <w:r>
          <w:t>TeamOut</w:t>
        </w:r>
        <w:proofErr w:type="spellEnd"/>
      </w:hyperlink>
      <w:r>
        <w:t>, 2024). Cabo is an obvious choice for California-based companies. It's a 2-to-</w:t>
      </w:r>
      <w:proofErr w:type="gramStart"/>
      <w:r>
        <w:t>3 hour</w:t>
      </w:r>
      <w:proofErr w:type="gramEnd"/>
      <w:r>
        <w:t xml:space="preserve"> flight from Los Angeles, Phoenix, and San Francisco, with no jet lag, world-class resorts, and a resort-to-activity ratio that makes it easy to fill a three-day agenda.</w:t>
      </w:r>
    </w:p>
    <w:p w14:paraId="622FFCCC" w14:textId="77777777" w:rsidR="00CD2680" w:rsidRDefault="00000000">
      <w:pPr>
        <w:spacing w:before="80" w:after="160" w:line="276" w:lineRule="auto"/>
      </w:pPr>
      <w:r>
        <w:t>So where does group IV therapy fit?</w:t>
      </w:r>
    </w:p>
    <w:p w14:paraId="6601F7F2" w14:textId="77777777" w:rsidR="00CD2680" w:rsidRDefault="00000000">
      <w:pPr>
        <w:pStyle w:val="Heading3"/>
      </w:pPr>
      <w:r>
        <w:lastRenderedPageBreak/>
        <w:t>Morning Wellness Programming</w:t>
      </w:r>
    </w:p>
    <w:p w14:paraId="7491F6F2" w14:textId="77777777" w:rsidR="00CD2680" w:rsidRDefault="00000000">
      <w:pPr>
        <w:spacing w:before="80" w:after="160" w:line="276" w:lineRule="auto"/>
      </w:pPr>
      <w:r>
        <w:t>Many retreat planners are already scheduling morning wellness activities, yoga, meditation, guided breathing, cold plunges. Group IV therapy slots in naturally alongside those activities. The team gathers, the IVs go in, and for 30 to 45 minutes, everyone is doing something genuinely restorative together.</w:t>
      </w:r>
    </w:p>
    <w:p w14:paraId="1EBBA1AB" w14:textId="4D945E43" w:rsidR="00CD2680" w:rsidRDefault="00000000">
      <w:pPr>
        <w:spacing w:before="80" w:after="160" w:line="276" w:lineRule="auto"/>
      </w:pPr>
      <w:r>
        <w:t xml:space="preserve">It's structured downtime with a clinical benefit. A </w:t>
      </w:r>
      <w:del w:id="164" w:author="Gail Brown" w:date="2026-06-21T12:06:00Z" w16du:dateUtc="2026-06-21T19:06:00Z">
        <w:r w:rsidDel="00691425">
          <w:delText>Myers Cocktail or Energy Boost formula</w:delText>
        </w:r>
      </w:del>
      <w:ins w:id="165" w:author="Gail Brown" w:date="2026-06-21T12:06:00Z" w16du:dateUtc="2026-06-21T19:06:00Z">
        <w:r w:rsidR="00691425">
          <w:t>Energy or Recovery IV therapy</w:t>
        </w:r>
      </w:ins>
      <w:r>
        <w:t xml:space="preserve"> loaded with </w:t>
      </w:r>
      <w:del w:id="166" w:author="Gail Brown" w:date="2026-06-21T12:06:00Z" w16du:dateUtc="2026-06-21T19:06:00Z">
        <w:r w:rsidDel="00691425">
          <w:delText>B vitamins, vitamin C, magnesium, and amino acids</w:delText>
        </w:r>
      </w:del>
      <w:ins w:id="167" w:author="Gail Brown" w:date="2026-06-21T12:06:00Z" w16du:dateUtc="2026-06-21T19:06:00Z">
        <w:r w:rsidR="00691425">
          <w:t xml:space="preserve">hydrations, electrolytes, vitamins, minerals, </w:t>
        </w:r>
      </w:ins>
      <w:ins w:id="168" w:author="Gail Brown" w:date="2026-06-21T12:07:00Z" w16du:dateUtc="2026-06-21T19:07:00Z">
        <w:r w:rsidR="00691425">
          <w:t>NAD, glutathione, and more</w:t>
        </w:r>
      </w:ins>
      <w:r>
        <w:t xml:space="preserve"> sets the team up for a high-performance day of workshops, sessions, and strategic conversation. That's not a soft benefit. That's a performance tool.</w:t>
      </w:r>
    </w:p>
    <w:p w14:paraId="1F35EB6C" w14:textId="77777777" w:rsidR="00CD2680" w:rsidRDefault="00000000">
      <w:pPr>
        <w:pStyle w:val="Heading3"/>
      </w:pPr>
      <w:r>
        <w:t>Recovery After the Group Dinner</w:t>
      </w:r>
    </w:p>
    <w:p w14:paraId="729560F4" w14:textId="77777777" w:rsidR="00CD2680" w:rsidRDefault="00000000">
      <w:pPr>
        <w:spacing w:before="80" w:after="160" w:line="276" w:lineRule="auto"/>
      </w:pPr>
      <w:r>
        <w:t>Corporate retreats usually include at least one big group dinner. Open bar. Toast after toast. Everyone's loose and celebratory. That's great. That's the point.</w:t>
      </w:r>
    </w:p>
    <w:p w14:paraId="67B55EDC" w14:textId="7118259E" w:rsidR="00CD2680" w:rsidRDefault="00000000">
      <w:pPr>
        <w:spacing w:before="80" w:after="160" w:line="276" w:lineRule="auto"/>
      </w:pPr>
      <w:r>
        <w:t xml:space="preserve">The morning after, the schedule usually has some of the most important sessions of the trip. Q3 planning. Leadership alignment. Whatever it is, </w:t>
      </w:r>
      <w:del w:id="169" w:author="Gail Brown" w:date="2026-06-21T12:07:00Z" w16du:dateUtc="2026-06-21T19:07:00Z">
        <w:r w:rsidDel="00691425">
          <w:delText>it needs</w:delText>
        </w:r>
      </w:del>
      <w:ins w:id="170" w:author="Gail Brown" w:date="2026-06-21T12:07:00Z" w16du:dateUtc="2026-06-21T19:07:00Z">
        <w:r w:rsidR="00691425">
          <w:t>there is a need for</w:t>
        </w:r>
      </w:ins>
      <w:r>
        <w:t xml:space="preserve"> everyone</w:t>
      </w:r>
      <w:ins w:id="171" w:author="Gail Brown" w:date="2026-06-21T12:08:00Z" w16du:dateUtc="2026-06-21T19:08:00Z">
        <w:r w:rsidR="00691425">
          <w:t xml:space="preserve"> to be</w:t>
        </w:r>
      </w:ins>
      <w:r>
        <w:t xml:space="preserve"> sharp</w:t>
      </w:r>
      <w:ins w:id="172" w:author="Gail Brown" w:date="2026-06-21T12:08:00Z" w16du:dateUtc="2026-06-21T19:08:00Z">
        <w:r w:rsidR="00691425">
          <w:t xml:space="preserve"> and at their best</w:t>
        </w:r>
      </w:ins>
      <w:r>
        <w:t>.</w:t>
      </w:r>
    </w:p>
    <w:p w14:paraId="3404FF41" w14:textId="77777777" w:rsidR="00CD2680" w:rsidRDefault="00000000">
      <w:pPr>
        <w:spacing w:before="80" w:after="160" w:line="276" w:lineRule="auto"/>
      </w:pPr>
      <w:r>
        <w:t>A group recovery session at the hotel before the first session starts is a tangible investment in the quality of that day. No one's fighting through a headache to contribute to a strategic conversation. Everyone's hydrated, recharged, and present.</w:t>
      </w:r>
    </w:p>
    <w:p w14:paraId="3EC13894" w14:textId="77777777" w:rsidR="00CD2680" w:rsidRDefault="00000000">
      <w:pPr>
        <w:pBdr>
          <w:left w:val="thick" w:sz="16" w:space="8" w:color="2E86C1"/>
        </w:pBdr>
        <w:shd w:val="clear" w:color="auto" w:fill="EBF5FB"/>
        <w:spacing w:before="160" w:after="160"/>
        <w:ind w:left="540" w:right="540"/>
      </w:pPr>
      <w:r>
        <w:rPr>
          <w:b/>
          <w:bCs/>
          <w:color w:val="2E86C1"/>
          <w:sz w:val="18"/>
          <w:szCs w:val="18"/>
        </w:rPr>
        <w:t xml:space="preserve">📝 CITATION </w:t>
      </w:r>
      <w:proofErr w:type="gramStart"/>
      <w:r>
        <w:rPr>
          <w:b/>
          <w:bCs/>
          <w:color w:val="2E86C1"/>
          <w:sz w:val="18"/>
          <w:szCs w:val="18"/>
        </w:rPr>
        <w:t xml:space="preserve">CAPSULE  </w:t>
      </w:r>
      <w:r>
        <w:rPr>
          <w:i/>
          <w:iCs/>
          <w:sz w:val="20"/>
          <w:szCs w:val="20"/>
        </w:rPr>
        <w:t>For</w:t>
      </w:r>
      <w:proofErr w:type="gramEnd"/>
      <w:r>
        <w:rPr>
          <w:i/>
          <w:iCs/>
          <w:sz w:val="20"/>
          <w:szCs w:val="20"/>
        </w:rPr>
        <w:t xml:space="preserve"> every $1 invested in employee wellness, companies save $3.27 in medical costs and $2.73 in absenteeism costs, with 95% of companies measuring wellness ROI reporting positive returns, according to a 2024 </w:t>
      </w:r>
      <w:proofErr w:type="spellStart"/>
      <w:r>
        <w:rPr>
          <w:i/>
          <w:iCs/>
          <w:sz w:val="20"/>
          <w:szCs w:val="20"/>
        </w:rPr>
        <w:t>Wellhub</w:t>
      </w:r>
      <w:proofErr w:type="spellEnd"/>
      <w:r>
        <w:rPr>
          <w:i/>
          <w:iCs/>
          <w:sz w:val="20"/>
          <w:szCs w:val="20"/>
        </w:rPr>
        <w:t xml:space="preserve"> analysis. The global corporate retreats market reached $31.8 billion in 2024 and continues to grow at 9.1% annually through 2034, with wellness programming now a standard feature at premium retreats. (</w:t>
      </w:r>
      <w:proofErr w:type="spellStart"/>
      <w:r>
        <w:fldChar w:fldCharType="begin"/>
      </w:r>
      <w:r>
        <w:instrText>HYPERLINK "https://wellhub.com/en-us/blog/press-releases/study-releases-strong-return-on-investment-for-corporate-wellness-programs/"</w:instrText>
      </w:r>
      <w:r>
        <w:fldChar w:fldCharType="separate"/>
      </w:r>
      <w:r>
        <w:rPr>
          <w:i/>
          <w:iCs/>
          <w:sz w:val="20"/>
          <w:szCs w:val="20"/>
        </w:rPr>
        <w:t>Wellhub</w:t>
      </w:r>
      <w:proofErr w:type="spellEnd"/>
      <w:r>
        <w:fldChar w:fldCharType="end"/>
      </w:r>
      <w:r>
        <w:rPr>
          <w:i/>
          <w:iCs/>
          <w:sz w:val="20"/>
          <w:szCs w:val="20"/>
        </w:rPr>
        <w:t xml:space="preserve">, 2024; </w:t>
      </w:r>
      <w:hyperlink r:id="rId16" w:history="1">
        <w:r>
          <w:rPr>
            <w:i/>
            <w:iCs/>
            <w:sz w:val="20"/>
            <w:szCs w:val="20"/>
          </w:rPr>
          <w:t xml:space="preserve">Allied Market Research via </w:t>
        </w:r>
        <w:proofErr w:type="spellStart"/>
        <w:r>
          <w:rPr>
            <w:i/>
            <w:iCs/>
            <w:sz w:val="20"/>
            <w:szCs w:val="20"/>
          </w:rPr>
          <w:t>TeamOut</w:t>
        </w:r>
        <w:proofErr w:type="spellEnd"/>
      </w:hyperlink>
      <w:r>
        <w:rPr>
          <w:i/>
          <w:iCs/>
          <w:sz w:val="20"/>
          <w:szCs w:val="20"/>
        </w:rPr>
        <w:t>, 2024)</w:t>
      </w:r>
    </w:p>
    <w:p w14:paraId="15A4690C"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learn</w:t>
      </w:r>
      <w:proofErr w:type="gramEnd"/>
      <w:r>
        <w:rPr>
          <w:sz w:val="19"/>
          <w:szCs w:val="19"/>
        </w:rPr>
        <w:t xml:space="preserve"> about our services and what's included → /services</w:t>
      </w:r>
    </w:p>
    <w:p w14:paraId="5F5EBEAF" w14:textId="77777777" w:rsidR="00CD2680" w:rsidRDefault="00CD2680">
      <w:pPr>
        <w:pBdr>
          <w:bottom w:val="single" w:sz="4" w:space="4" w:color="C0C0C0"/>
        </w:pBdr>
        <w:spacing w:before="120" w:after="120"/>
      </w:pPr>
    </w:p>
    <w:p w14:paraId="50C62ACC" w14:textId="77777777" w:rsidR="00CD2680" w:rsidRDefault="00000000">
      <w:pPr>
        <w:pStyle w:val="Heading2"/>
      </w:pPr>
      <w:r>
        <w:t>How Does a Mobile Group IV Session in Los Cabos Actually Work?</w:t>
      </w:r>
    </w:p>
    <w:p w14:paraId="5D64AB2D" w14:textId="77777777" w:rsidR="00CD2680" w:rsidRDefault="00000000">
      <w:pPr>
        <w:spacing w:before="80" w:after="160" w:line="276" w:lineRule="auto"/>
      </w:pPr>
      <w:r>
        <w:t>The mobile IV hydration services market was valued at $1.3 billion in 2024, growing at 9.8% CAGR through 2030, reflecting how strongly consumer demand has shifted toward clinical wellness services delivered outside traditional clinic settings (</w:t>
      </w:r>
      <w:hyperlink r:id="rId17" w:history="1">
        <w:r>
          <w:t>Grand View Research</w:t>
        </w:r>
      </w:hyperlink>
      <w:r>
        <w:t>, 2024). The model works because it removes the friction. You don't go to the service. The service comes to you.</w:t>
      </w:r>
    </w:p>
    <w:p w14:paraId="7A07B9BB" w14:textId="77777777" w:rsidR="00CD2680" w:rsidRDefault="00000000">
      <w:pPr>
        <w:pBdr>
          <w:left w:val="single" w:sz="10" w:space="6" w:color="784212"/>
        </w:pBdr>
        <w:shd w:val="clear" w:color="auto" w:fill="D6EAF8"/>
        <w:spacing w:before="80" w:after="80"/>
        <w:ind w:left="360" w:right="360"/>
      </w:pPr>
      <w:r>
        <w:rPr>
          <w:b/>
          <w:bCs/>
          <w:color w:val="784212"/>
          <w:sz w:val="19"/>
          <w:szCs w:val="19"/>
        </w:rPr>
        <w:t xml:space="preserve">📷 IMAGE </w:t>
      </w:r>
      <w:proofErr w:type="gramStart"/>
      <w:r>
        <w:rPr>
          <w:b/>
          <w:bCs/>
          <w:color w:val="784212"/>
          <w:sz w:val="19"/>
          <w:szCs w:val="19"/>
        </w:rPr>
        <w:t xml:space="preserve">PLACEHOLDER  </w:t>
      </w:r>
      <w:r>
        <w:rPr>
          <w:sz w:val="19"/>
          <w:szCs w:val="19"/>
        </w:rPr>
        <w:t>A</w:t>
      </w:r>
      <w:proofErr w:type="gramEnd"/>
      <w:r>
        <w:rPr>
          <w:sz w:val="19"/>
          <w:szCs w:val="19"/>
        </w:rPr>
        <w:t xml:space="preserve"> group of women relaxing poolside, enjoying a calm morning together - Alt: "A group of women relaxing in lounge chairs beside a pool during a calm morning wellness session at a resort"</w:t>
      </w:r>
    </w:p>
    <w:p w14:paraId="156D39B7" w14:textId="77777777" w:rsidR="00CD2680" w:rsidRDefault="00000000">
      <w:pPr>
        <w:spacing w:before="80" w:after="160" w:line="276" w:lineRule="auto"/>
      </w:pPr>
      <w:r>
        <w:t>Here's what to expect when you book a group IV session with Liquid Lounge.</w:t>
      </w:r>
    </w:p>
    <w:p w14:paraId="1A4BE1D9" w14:textId="77777777" w:rsidR="00CD2680" w:rsidRDefault="00000000">
      <w:pPr>
        <w:pStyle w:val="Heading3"/>
      </w:pPr>
      <w:r>
        <w:t>Who Administers the Sessions</w:t>
      </w:r>
    </w:p>
    <w:p w14:paraId="6C23F66E" w14:textId="2B4EFE61" w:rsidR="00CD2680" w:rsidDel="00691425" w:rsidRDefault="00691425">
      <w:pPr>
        <w:pStyle w:val="Heading3"/>
        <w:rPr>
          <w:del w:id="173" w:author="Gail Brown" w:date="2026-06-21T12:16:00Z" w16du:dateUtc="2026-06-21T19:16:00Z"/>
        </w:rPr>
      </w:pPr>
      <w:ins w:id="174" w:author="Gail Brown" w:date="2026-06-21T12:16:00Z" w16du:dateUtc="2026-06-21T19:16:00Z">
        <w:r>
          <w:lastRenderedPageBreak/>
          <w:t>When you choose Liquid Lounge, you're choosing a concierge wellness experience led by Nurse Nate, a Registered Nurse</w:t>
        </w:r>
      </w:ins>
      <w:ins w:id="175" w:author="Gail Brown" w:date="2026-06-21T12:17:00Z" w16du:dateUtc="2026-06-21T19:17:00Z">
        <w:r w:rsidR="003D0393">
          <w:t xml:space="preserve"> from Canada</w:t>
        </w:r>
      </w:ins>
      <w:ins w:id="176" w:author="Gail Brown" w:date="2026-06-21T12:16:00Z" w16du:dateUtc="2026-06-21T19:16:00Z">
        <w:r>
          <w:t xml:space="preserve"> with over a decade of clinical experience. Supported by a team of experienced medical professionals, every treatment is tailored to your individual needs and delivered with exceptional attention to safety, comfort, and quality.</w:t>
        </w:r>
      </w:ins>
      <w:del w:id="177" w:author="Gail Brown" w:date="2026-06-21T12:16:00Z" w16du:dateUtc="2026-06-21T19:16:00Z">
        <w:r w:rsidR="00000000" w:rsidDel="00691425">
          <w:delText>Every session is run by me, Nathan Brown, BSN RN, with more than 10 years of clinical nursing experience. I'm not a wellness influencer with a certification course. I'm a licensed registered nurse who has worked in clinical settings, knows how to place an IV line cleanly on the first try, and understands the pharmacology of everything going into your arm.</w:delText>
        </w:r>
      </w:del>
    </w:p>
    <w:p w14:paraId="4624B8F5" w14:textId="77777777" w:rsidR="00691425" w:rsidRDefault="00691425">
      <w:pPr>
        <w:spacing w:before="80" w:after="160" w:line="276" w:lineRule="auto"/>
        <w:rPr>
          <w:ins w:id="178" w:author="Gail Brown" w:date="2026-06-21T12:16:00Z" w16du:dateUtc="2026-06-21T19:16:00Z"/>
        </w:rPr>
      </w:pPr>
    </w:p>
    <w:p w14:paraId="3AB1C76F" w14:textId="60DD8898" w:rsidR="00CD2680" w:rsidDel="00691425" w:rsidRDefault="00000000">
      <w:pPr>
        <w:spacing w:before="80" w:after="160" w:line="276" w:lineRule="auto"/>
        <w:rPr>
          <w:del w:id="179" w:author="Gail Brown" w:date="2026-06-21T12:16:00Z" w16du:dateUtc="2026-06-21T19:16:00Z"/>
        </w:rPr>
      </w:pPr>
      <w:del w:id="180" w:author="Gail Brown" w:date="2026-06-21T12:16:00Z" w16du:dateUtc="2026-06-21T19:16:00Z">
        <w:r w:rsidDel="00691425">
          <w:delText>That matters. IV therapy bypasses the digestive system and delivers fluids and nutrients directly into the bloodstream. It's a clinical procedure. It should be done by a clinician.</w:delText>
        </w:r>
      </w:del>
    </w:p>
    <w:p w14:paraId="513CAF56" w14:textId="77777777" w:rsidR="00CD2680" w:rsidRDefault="00000000">
      <w:pPr>
        <w:pStyle w:val="Heading3"/>
      </w:pPr>
      <w:r>
        <w:t>Group Size and Logistics</w:t>
      </w:r>
    </w:p>
    <w:p w14:paraId="7BE42990" w14:textId="77777777" w:rsidR="003D0393" w:rsidRDefault="003D0393" w:rsidP="003D0393">
      <w:pPr>
        <w:pStyle w:val="isselectedend"/>
        <w:rPr>
          <w:ins w:id="181" w:author="Gail Brown" w:date="2026-06-21T12:25:00Z" w16du:dateUtc="2026-06-21T19:25:00Z"/>
        </w:rPr>
      </w:pPr>
      <w:ins w:id="182" w:author="Gail Brown" w:date="2026-06-21T12:25:00Z" w16du:dateUtc="2026-06-21T19:25:00Z">
        <w:r>
          <w:t>Whether you're hosting an intimate group of four or a celebration with ten or more guests, Liquid Lounge is equipped to provide a seamless concierge wellness experience.</w:t>
        </w:r>
      </w:ins>
    </w:p>
    <w:p w14:paraId="7B1B7A43" w14:textId="77777777" w:rsidR="003D0393" w:rsidRDefault="003D0393" w:rsidP="003D0393">
      <w:pPr>
        <w:pStyle w:val="isselectedend"/>
        <w:rPr>
          <w:ins w:id="183" w:author="Gail Brown" w:date="2026-06-21T12:25:00Z" w16du:dateUtc="2026-06-21T19:25:00Z"/>
        </w:rPr>
      </w:pPr>
      <w:ins w:id="184" w:author="Gail Brown" w:date="2026-06-21T12:25:00Z" w16du:dateUtc="2026-06-21T19:25:00Z">
        <w:r>
          <w:t>Most personalized wellness sessions take approximately 45 to 60 minutes, with multiple guests treated simultaneously when space allows. For larger groups, treatments are carefully coordinated so everyone can relax together and enjoy the experience without disrupting the day's plans.</w:t>
        </w:r>
      </w:ins>
    </w:p>
    <w:p w14:paraId="682E4D68" w14:textId="2AA66D44" w:rsidR="003D0393" w:rsidRDefault="003D0393" w:rsidP="003D0393">
      <w:pPr>
        <w:pStyle w:val="NormalWeb"/>
        <w:rPr>
          <w:ins w:id="185" w:author="Gail Brown" w:date="2026-06-21T12:25:00Z" w16du:dateUtc="2026-06-21T19:25:00Z"/>
        </w:rPr>
      </w:pPr>
      <w:ins w:id="186" w:author="Gail Brown" w:date="2026-06-21T12:25:00Z" w16du:dateUtc="2026-06-21T19:25:00Z">
        <w:r>
          <w:t>We bring everything to you</w:t>
        </w:r>
        <w:r>
          <w:t xml:space="preserve">, </w:t>
        </w:r>
        <w:r>
          <w:t>your private villa, hotel suite, resort, Airbnb, yacht, or event venue anywhere in Los Cabos. All you need is a comfortable place to sit back, relax, and let us take care of the rest.</w:t>
        </w:r>
      </w:ins>
    </w:p>
    <w:p w14:paraId="201F510F" w14:textId="1F45E5EB" w:rsidR="00CD2680" w:rsidDel="003D0393" w:rsidRDefault="00000000">
      <w:pPr>
        <w:spacing w:before="80" w:after="160" w:line="276" w:lineRule="auto"/>
        <w:rPr>
          <w:del w:id="187" w:author="Gail Brown" w:date="2026-06-21T12:25:00Z" w16du:dateUtc="2026-06-21T19:25:00Z"/>
        </w:rPr>
      </w:pPr>
      <w:del w:id="188" w:author="Gail Brown" w:date="2026-06-21T12:22:00Z" w16du:dateUtc="2026-06-21T19:22:00Z">
        <w:r w:rsidDel="003D0393">
          <w:delText>The sweet spot for group sessions is 4 to 12 people</w:delText>
        </w:r>
      </w:del>
      <w:del w:id="189" w:author="Gail Brown" w:date="2026-06-21T12:25:00Z" w16du:dateUtc="2026-06-21T19:25:00Z">
        <w:r w:rsidDel="003D0393">
          <w:delText xml:space="preserve">. Sessions can be run simultaneously if space allows, or staggered so the whole group finishes within a comfortable window. Most </w:delText>
        </w:r>
      </w:del>
      <w:del w:id="190" w:author="Gail Brown" w:date="2026-06-21T12:23:00Z" w16du:dateUtc="2026-06-21T19:23:00Z">
        <w:r w:rsidDel="003D0393">
          <w:delText xml:space="preserve">formulas </w:delText>
        </w:r>
      </w:del>
      <w:del w:id="191" w:author="Gail Brown" w:date="2026-06-21T12:25:00Z" w16du:dateUtc="2026-06-21T19:25:00Z">
        <w:r w:rsidDel="003D0393">
          <w:delText xml:space="preserve">take </w:delText>
        </w:r>
      </w:del>
      <w:del w:id="192" w:author="Gail Brown" w:date="2026-06-21T12:23:00Z" w16du:dateUtc="2026-06-21T19:23:00Z">
        <w:r w:rsidDel="003D0393">
          <w:delText>30</w:delText>
        </w:r>
      </w:del>
      <w:del w:id="193" w:author="Gail Brown" w:date="2026-06-21T12:25:00Z" w16du:dateUtc="2026-06-21T19:25:00Z">
        <w:r w:rsidDel="003D0393">
          <w:delText xml:space="preserve"> to 60 minutes per person.</w:delText>
        </w:r>
      </w:del>
    </w:p>
    <w:p w14:paraId="6C75659E" w14:textId="46DBDE18" w:rsidR="00CD2680" w:rsidDel="003D0393" w:rsidRDefault="00000000">
      <w:pPr>
        <w:spacing w:before="80" w:after="160" w:line="276" w:lineRule="auto"/>
        <w:rPr>
          <w:del w:id="194" w:author="Gail Brown" w:date="2026-06-21T12:25:00Z" w16du:dateUtc="2026-06-21T19:25:00Z"/>
        </w:rPr>
      </w:pPr>
      <w:del w:id="195" w:author="Gail Brown" w:date="2026-06-21T12:24:00Z" w16du:dateUtc="2026-06-21T19:24:00Z">
        <w:r w:rsidDel="003D0393">
          <w:delText xml:space="preserve">I </w:delText>
        </w:r>
      </w:del>
      <w:del w:id="196" w:author="Gail Brown" w:date="2026-06-21T12:25:00Z" w16du:dateUtc="2026-06-21T19:25:00Z">
        <w:r w:rsidDel="003D0393">
          <w:delText>come to your villa, hotel suite, resort, Airbnb, or event venue anywhere in Los Cabos. You don't need to arrange anything special, just enough seating and a comfortable place to relax during the drip.</w:delText>
        </w:r>
      </w:del>
    </w:p>
    <w:p w14:paraId="6EC84EF0" w14:textId="77777777" w:rsidR="00CD2680" w:rsidRDefault="00000000">
      <w:pPr>
        <w:pStyle w:val="Heading3"/>
      </w:pPr>
      <w:r>
        <w:t>Popular Group Formulas</w:t>
      </w:r>
    </w:p>
    <w:p w14:paraId="158946A6" w14:textId="79D30FFF" w:rsidR="00CD2680" w:rsidRDefault="00000000">
      <w:pPr>
        <w:pStyle w:val="ListParagraph"/>
        <w:numPr>
          <w:ilvl w:val="0"/>
          <w:numId w:val="2"/>
        </w:numPr>
      </w:pPr>
      <w:r>
        <w:rPr>
          <w:b/>
          <w:bCs/>
        </w:rPr>
        <w:t>Hangover Recovery:</w:t>
      </w:r>
      <w:r>
        <w:t xml:space="preserve"> </w:t>
      </w:r>
      <w:del w:id="197" w:author="Gail Brown" w:date="2026-06-21T12:28:00Z" w16du:dateUtc="2026-06-21T19:28:00Z">
        <w:r w:rsidDel="00836AA1">
          <w:delText>Saline solution</w:delText>
        </w:r>
      </w:del>
      <w:ins w:id="198" w:author="Gail Brown" w:date="2026-06-21T12:28:00Z" w16du:dateUtc="2026-06-21T19:28:00Z">
        <w:r w:rsidR="00836AA1">
          <w:t>Hydration &amp; electrolytes</w:t>
        </w:r>
      </w:ins>
      <w:r>
        <w:t>, B-complex vitamins, anti-nausea medication, pain relief. The go-to for morning-after sessions.</w:t>
      </w:r>
    </w:p>
    <w:p w14:paraId="4E6812B7" w14:textId="68BF68C6" w:rsidR="00CD2680" w:rsidRDefault="00000000">
      <w:pPr>
        <w:pStyle w:val="ListParagraph"/>
        <w:numPr>
          <w:ilvl w:val="0"/>
          <w:numId w:val="2"/>
        </w:numPr>
      </w:pPr>
      <w:r>
        <w:rPr>
          <w:b/>
          <w:bCs/>
        </w:rPr>
        <w:t>Myers Cocktail:</w:t>
      </w:r>
      <w:r>
        <w:t xml:space="preserve"> A broad-spectrum blend of vitamins and minerals including magnesium, </w:t>
      </w:r>
      <w:del w:id="199" w:author="Gail Brown" w:date="2026-06-21T12:27:00Z" w16du:dateUtc="2026-06-21T19:27:00Z">
        <w:r w:rsidDel="00836AA1">
          <w:delText>calcium</w:delText>
        </w:r>
      </w:del>
      <w:ins w:id="200" w:author="Gail Brown" w:date="2026-06-21T12:27:00Z" w16du:dateUtc="2026-06-21T19:27:00Z">
        <w:r w:rsidR="00836AA1">
          <w:t>zinc</w:t>
        </w:r>
      </w:ins>
      <w:r>
        <w:t>, B vitamins, and vitamin C. Works well for both recovery and general wellness.</w:t>
      </w:r>
    </w:p>
    <w:p w14:paraId="09A2CA1B" w14:textId="08F0BAA8" w:rsidR="00CD2680" w:rsidRDefault="00000000">
      <w:pPr>
        <w:pStyle w:val="ListParagraph"/>
        <w:numPr>
          <w:ilvl w:val="0"/>
          <w:numId w:val="2"/>
        </w:numPr>
      </w:pPr>
      <w:r>
        <w:rPr>
          <w:b/>
          <w:bCs/>
        </w:rPr>
        <w:t>Energy Boost:</w:t>
      </w:r>
      <w:r>
        <w:t xml:space="preserve"> B12, </w:t>
      </w:r>
      <w:del w:id="201" w:author="Gail Brown" w:date="2026-06-21T12:27:00Z" w16du:dateUtc="2026-06-21T19:27:00Z">
        <w:r w:rsidDel="00836AA1">
          <w:delText>amino acids</w:delText>
        </w:r>
      </w:del>
      <w:ins w:id="202" w:author="Gail Brown" w:date="2026-06-21T12:27:00Z" w16du:dateUtc="2026-06-21T19:27:00Z">
        <w:r w:rsidR="00836AA1">
          <w:t>NAD+</w:t>
        </w:r>
      </w:ins>
      <w:r>
        <w:t>, and hydration support. Popular for wedding mornings and pre-event prep.</w:t>
      </w:r>
    </w:p>
    <w:p w14:paraId="45301632" w14:textId="79784553" w:rsidR="00CD2680" w:rsidRDefault="00000000">
      <w:pPr>
        <w:pStyle w:val="ListParagraph"/>
        <w:numPr>
          <w:ilvl w:val="0"/>
          <w:numId w:val="2"/>
        </w:numPr>
      </w:pPr>
      <w:r>
        <w:rPr>
          <w:b/>
          <w:bCs/>
        </w:rPr>
        <w:t xml:space="preserve">Vitamin C + </w:t>
      </w:r>
      <w:del w:id="203" w:author="Gail Brown" w:date="2026-06-21T12:28:00Z" w16du:dateUtc="2026-06-21T19:28:00Z">
        <w:r w:rsidDel="00836AA1">
          <w:rPr>
            <w:b/>
            <w:bCs/>
          </w:rPr>
          <w:delText>Hydration</w:delText>
        </w:r>
      </w:del>
      <w:ins w:id="204" w:author="Gail Brown" w:date="2026-06-21T12:28:00Z" w16du:dateUtc="2026-06-21T19:28:00Z">
        <w:r w:rsidR="00836AA1">
          <w:rPr>
            <w:b/>
            <w:bCs/>
          </w:rPr>
          <w:t>Detox</w:t>
        </w:r>
      </w:ins>
      <w:r>
        <w:rPr>
          <w:b/>
          <w:bCs/>
        </w:rPr>
        <w:t>:</w:t>
      </w:r>
      <w:r>
        <w:t xml:space="preserve"> High-dose vitamin C paired with</w:t>
      </w:r>
      <w:ins w:id="205" w:author="Gail Brown" w:date="2026-06-21T12:28:00Z" w16du:dateUtc="2026-06-21T19:28:00Z">
        <w:r w:rsidR="00836AA1">
          <w:t xml:space="preserve"> glutathione</w:t>
        </w:r>
      </w:ins>
      <w:del w:id="206" w:author="Gail Brown" w:date="2026-06-21T12:28:00Z" w16du:dateUtc="2026-06-21T19:28:00Z">
        <w:r w:rsidDel="00836AA1">
          <w:delText xml:space="preserve"> saline</w:delText>
        </w:r>
      </w:del>
      <w:r>
        <w:t>. Great for immune support during travel-heavy trips.</w:t>
      </w:r>
    </w:p>
    <w:p w14:paraId="60D05254"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compare</w:t>
      </w:r>
      <w:proofErr w:type="gramEnd"/>
      <w:r>
        <w:rPr>
          <w:sz w:val="19"/>
          <w:szCs w:val="19"/>
        </w:rPr>
        <w:t xml:space="preserve"> all formulas side by side → /iv-menu</w:t>
      </w:r>
    </w:p>
    <w:p w14:paraId="32F35C60" w14:textId="77777777" w:rsidR="00CD2680" w:rsidRDefault="00CD2680">
      <w:pPr>
        <w:pBdr>
          <w:bottom w:val="single" w:sz="4" w:space="4" w:color="C0C0C0"/>
        </w:pBdr>
        <w:spacing w:before="120" w:after="120"/>
      </w:pPr>
    </w:p>
    <w:p w14:paraId="3D2B8C04" w14:textId="77777777" w:rsidR="00CD2680" w:rsidRDefault="00000000">
      <w:pPr>
        <w:pStyle w:val="Heading2"/>
      </w:pPr>
      <w:r>
        <w:t>Frequently Asked Questions About Group IV Therapy in Cabo San Lucas</w:t>
      </w:r>
    </w:p>
    <w:p w14:paraId="4AA757AF" w14:textId="77777777" w:rsidR="00CD2680" w:rsidRDefault="00000000">
      <w:pPr>
        <w:pStyle w:val="Heading3"/>
      </w:pPr>
      <w:r>
        <w:t>How far in advance should I book a group IV session?</w:t>
      </w:r>
    </w:p>
    <w:p w14:paraId="7C2467AF" w14:textId="77777777" w:rsidR="00836AA1" w:rsidRDefault="00836AA1" w:rsidP="00836AA1">
      <w:pPr>
        <w:pStyle w:val="NormalWeb"/>
        <w:rPr>
          <w:ins w:id="207" w:author="Gail Brown" w:date="2026-06-21T12:35:00Z" w16du:dateUtc="2026-06-21T19:35:00Z"/>
        </w:rPr>
      </w:pPr>
      <w:ins w:id="208" w:author="Gail Brown" w:date="2026-06-21T12:35:00Z" w16du:dateUtc="2026-06-21T19:35:00Z">
        <w:r>
          <w:rPr>
            <w:rStyle w:val="Strong"/>
          </w:rPr>
          <w:t>We recommend reserving your wellness session as soon as your travel itinerary is confirmed.</w:t>
        </w:r>
        <w:r>
          <w:t xml:space="preserve"> This ensures your preferred date and time are secured, particularly for wedding mornings, large groups, holiday weekends, and peak travel seasons.</w:t>
        </w:r>
      </w:ins>
    </w:p>
    <w:p w14:paraId="1BAA8C81" w14:textId="77777777" w:rsidR="00836AA1" w:rsidRDefault="00836AA1" w:rsidP="00836AA1">
      <w:pPr>
        <w:pStyle w:val="NormalWeb"/>
        <w:rPr>
          <w:ins w:id="209" w:author="Gail Brown" w:date="2026-06-21T12:35:00Z" w16du:dateUtc="2026-06-21T19:35:00Z"/>
        </w:rPr>
      </w:pPr>
      <w:ins w:id="210" w:author="Gail Brown" w:date="2026-06-21T12:35:00Z" w16du:dateUtc="2026-06-21T19:35:00Z">
        <w:r>
          <w:t xml:space="preserve">For most groups, booking </w:t>
        </w:r>
        <w:r>
          <w:rPr>
            <w:rStyle w:val="Strong"/>
          </w:rPr>
          <w:t>at least one week in advance</w:t>
        </w:r>
        <w:r>
          <w:t xml:space="preserve"> provides the greatest flexibility. Wedding parties, corporate retreats, and larger events are encouraged to reserve </w:t>
        </w:r>
        <w:r>
          <w:rPr>
            <w:rStyle w:val="Strong"/>
          </w:rPr>
          <w:t>two to four weeks in advance</w:t>
        </w:r>
        <w:r>
          <w:t xml:space="preserve"> whenever possible.</w:t>
        </w:r>
      </w:ins>
    </w:p>
    <w:p w14:paraId="78DCE1F0" w14:textId="77777777" w:rsidR="00836AA1" w:rsidRDefault="00836AA1" w:rsidP="00836AA1">
      <w:pPr>
        <w:pStyle w:val="NormalWeb"/>
        <w:rPr>
          <w:ins w:id="211" w:author="Gail Brown" w:date="2026-06-21T12:35:00Z" w16du:dateUtc="2026-06-21T19:35:00Z"/>
        </w:rPr>
      </w:pPr>
      <w:ins w:id="212" w:author="Gail Brown" w:date="2026-06-21T12:35:00Z" w16du:dateUtc="2026-06-21T19:35:00Z">
        <w:r>
          <w:t>While we frequently accommodate last-minute and same-day requests, availability cannot always be guaranteed. If your plans change or you're already in Los Cabos, we'll always do our best to fit you into the schedule.</w:t>
        </w:r>
      </w:ins>
    </w:p>
    <w:p w14:paraId="10DBB370" w14:textId="5B3E8FF4" w:rsidR="00CD2680" w:rsidDel="00836AA1" w:rsidRDefault="00000000">
      <w:pPr>
        <w:spacing w:before="80" w:after="160" w:line="276" w:lineRule="auto"/>
        <w:rPr>
          <w:del w:id="213" w:author="Gail Brown" w:date="2026-06-21T12:33:00Z" w16du:dateUtc="2026-06-21T19:33:00Z"/>
        </w:rPr>
      </w:pPr>
      <w:del w:id="214" w:author="Gail Brown" w:date="2026-06-21T12:33:00Z" w16du:dateUtc="2026-06-21T19:33:00Z">
        <w:r w:rsidDel="00836AA1">
          <w:lastRenderedPageBreak/>
          <w:delText>Booking 24 to 48 hours ahead is ideal for most group sessions. For larger groups of 8 or more, or for high-demand dates like holiday weekends and peak season, booking three to five days out gives the best availability. The earlier you lock in a time, the better, especially for wedding-morning sessions where timing is tight.</w:delText>
        </w:r>
      </w:del>
    </w:p>
    <w:p w14:paraId="577F8184" w14:textId="77777777" w:rsidR="00CD2680" w:rsidRDefault="00000000">
      <w:pPr>
        <w:pStyle w:val="Heading3"/>
      </w:pPr>
      <w:r>
        <w:t>What's included in a group IV session, and what does it cost?</w:t>
      </w:r>
    </w:p>
    <w:p w14:paraId="519876C6" w14:textId="147A8ED5" w:rsidR="00CD2680" w:rsidRDefault="00000000">
      <w:pPr>
        <w:spacing w:before="80" w:after="160" w:line="276" w:lineRule="auto"/>
      </w:pPr>
      <w:r>
        <w:t xml:space="preserve">Each session includes the IV drip formula of your choice, all clinical supplies, and on-site administration by a licensed </w:t>
      </w:r>
      <w:ins w:id="215" w:author="Gail Brown" w:date="2026-06-21T12:37:00Z" w16du:dateUtc="2026-06-21T19:37:00Z">
        <w:r w:rsidR="0015450C">
          <w:t>professional</w:t>
        </w:r>
      </w:ins>
      <w:del w:id="216" w:author="Gail Brown" w:date="2026-06-21T12:37:00Z" w16du:dateUtc="2026-06-21T19:37:00Z">
        <w:r w:rsidDel="0015450C">
          <w:delText>RN</w:delText>
        </w:r>
      </w:del>
      <w:r>
        <w:t>. Pricing varies by formula and group size. INTERNAL-LINK: see current pricing and packages → /contact] The best way to get an accurate quote is to contact Liquid Lounge directly with your group size and preferred formula.</w:t>
      </w:r>
    </w:p>
    <w:p w14:paraId="61117141" w14:textId="77777777" w:rsidR="00CD2680" w:rsidRDefault="00000000">
      <w:pPr>
        <w:pStyle w:val="Heading3"/>
      </w:pPr>
      <w:r>
        <w:t>Is IV therapy safe for everyone in the group?</w:t>
      </w:r>
    </w:p>
    <w:p w14:paraId="724F0EC8" w14:textId="77777777" w:rsidR="0015450C" w:rsidRDefault="0015450C" w:rsidP="0015450C">
      <w:pPr>
        <w:pStyle w:val="isselectedend"/>
        <w:rPr>
          <w:ins w:id="217" w:author="Gail Brown" w:date="2026-06-21T12:38:00Z" w16du:dateUtc="2026-06-21T19:38:00Z"/>
        </w:rPr>
      </w:pPr>
      <w:ins w:id="218" w:author="Gail Brown" w:date="2026-06-21T12:38:00Z" w16du:dateUtc="2026-06-21T19:38:00Z">
        <w:r>
          <w:t>Your safety is our highest priority. Before every wellness session, you'll complete a brief medical intake and health assessment to help determine whether IV therapy is appropriate for you.</w:t>
        </w:r>
      </w:ins>
    </w:p>
    <w:p w14:paraId="5DF6FD66" w14:textId="05928776" w:rsidR="0015450C" w:rsidRDefault="0015450C" w:rsidP="0015450C">
      <w:pPr>
        <w:pStyle w:val="isselectedend"/>
        <w:rPr>
          <w:ins w:id="219" w:author="Gail Brown" w:date="2026-06-21T12:38:00Z" w16du:dateUtc="2026-06-21T19:38:00Z"/>
        </w:rPr>
      </w:pPr>
      <w:ins w:id="220" w:author="Gail Brown" w:date="2026-06-21T12:38:00Z" w16du:dateUtc="2026-06-21T19:38:00Z">
        <w:r>
          <w:t>Your health history, current medications, allergies, and any underlying medical conditions are carefully reviewed before treatment. Certain conditions</w:t>
        </w:r>
        <w:r>
          <w:t xml:space="preserve"> </w:t>
        </w:r>
        <w:r>
          <w:t>including kidney disease, specific heart conditions, pregnancy, or potential medication interactions</w:t>
        </w:r>
        <w:r>
          <w:t xml:space="preserve"> </w:t>
        </w:r>
        <w:r>
          <w:t>may affect your eligibility or require additional medical clearance.</w:t>
        </w:r>
      </w:ins>
    </w:p>
    <w:p w14:paraId="67641DB9" w14:textId="2AF2CF86" w:rsidR="0015450C" w:rsidRDefault="0015450C" w:rsidP="0015450C">
      <w:pPr>
        <w:pStyle w:val="NormalWeb"/>
        <w:rPr>
          <w:ins w:id="221" w:author="Gail Brown" w:date="2026-06-21T12:38:00Z" w16du:dateUtc="2026-06-21T19:38:00Z"/>
        </w:rPr>
      </w:pPr>
      <w:ins w:id="222" w:author="Gail Brown" w:date="2026-06-21T12:38:00Z" w16du:dateUtc="2026-06-21T19:38:00Z">
        <w:r>
          <w:t xml:space="preserve">Every assessment is reviewed by a licensed </w:t>
        </w:r>
        <w:r>
          <w:t>professional</w:t>
        </w:r>
        <w:r>
          <w:t>, and all treatments are provided within established medical protocols and under physician oversight. If IV therapy isn't clinically appropriate, we'll explain why and recommend the safest course of action.</w:t>
        </w:r>
      </w:ins>
    </w:p>
    <w:p w14:paraId="7532B6F5" w14:textId="2072E1D9" w:rsidR="00CD2680" w:rsidDel="0015450C" w:rsidRDefault="00000000">
      <w:pPr>
        <w:spacing w:before="80" w:after="160" w:line="276" w:lineRule="auto"/>
        <w:rPr>
          <w:del w:id="223" w:author="Gail Brown" w:date="2026-06-21T12:38:00Z" w16du:dateUtc="2026-06-21T19:38:00Z"/>
        </w:rPr>
      </w:pPr>
      <w:del w:id="224" w:author="Gail Brown" w:date="2026-06-21T12:38:00Z" w16du:dateUtc="2026-06-21T19:38:00Z">
        <w:r w:rsidDel="0015450C">
          <w:delText>IV therapy is safe for most healthy adults. A brief health intake is completed before each session to screen for contraindications, including kidney conditions, certain heart conditions, and specific medication interactions. Anyone with a known medical condition should consult their physician before booking. As a licensed RN, I review every guest's intake individually and will not administer a drip if there's a clinical reason not to.</w:delText>
        </w:r>
      </w:del>
    </w:p>
    <w:p w14:paraId="35A1C7DF" w14:textId="2CDDEA77" w:rsidR="00CD2680" w:rsidRDefault="00000000">
      <w:pPr>
        <w:pStyle w:val="Heading3"/>
      </w:pPr>
      <w:r>
        <w:t xml:space="preserve">Can </w:t>
      </w:r>
      <w:del w:id="225" w:author="Gail Brown" w:date="2026-06-21T12:41:00Z" w16du:dateUtc="2026-06-21T19:41:00Z">
        <w:r w:rsidDel="0015450C">
          <w:delText>we mix formulas within the same group session</w:delText>
        </w:r>
      </w:del>
      <w:ins w:id="226" w:author="Gail Brown" w:date="2026-06-21T12:41:00Z" w16du:dateUtc="2026-06-21T19:41:00Z">
        <w:r w:rsidR="0015450C">
          <w:t xml:space="preserve">everyone </w:t>
        </w:r>
        <w:proofErr w:type="gramStart"/>
        <w:r w:rsidR="0015450C">
          <w:t>choose</w:t>
        </w:r>
        <w:proofErr w:type="gramEnd"/>
        <w:r w:rsidR="0015450C">
          <w:t xml:space="preserve"> a different IV treatment</w:t>
        </w:r>
      </w:ins>
      <w:r>
        <w:t>?</w:t>
      </w:r>
    </w:p>
    <w:p w14:paraId="30AC1EDA" w14:textId="77777777" w:rsidR="0015450C" w:rsidRDefault="0015450C" w:rsidP="0015450C">
      <w:pPr>
        <w:pStyle w:val="isselectedend"/>
        <w:rPr>
          <w:ins w:id="227" w:author="Gail Brown" w:date="2026-06-21T12:40:00Z" w16du:dateUtc="2026-06-21T19:40:00Z"/>
        </w:rPr>
      </w:pPr>
      <w:ins w:id="228" w:author="Gail Brown" w:date="2026-06-21T12:40:00Z" w16du:dateUtc="2026-06-21T19:40:00Z">
        <w:r>
          <w:t>Absolutely. Every guest is individually assessed and can choose the wellness treatment that best fits their goals and needs.</w:t>
        </w:r>
      </w:ins>
    </w:p>
    <w:p w14:paraId="562868DC" w14:textId="4F8FB557" w:rsidR="0015450C" w:rsidRDefault="0015450C" w:rsidP="0015450C">
      <w:pPr>
        <w:pStyle w:val="isselectedend"/>
        <w:rPr>
          <w:ins w:id="229" w:author="Gail Brown" w:date="2026-06-21T12:40:00Z" w16du:dateUtc="2026-06-21T19:40:00Z"/>
        </w:rPr>
      </w:pPr>
      <w:ins w:id="230" w:author="Gail Brown" w:date="2026-06-21T12:40:00Z" w16du:dateUtc="2026-06-21T19:40:00Z">
        <w:r>
          <w:t>Some guests may prefer travel recovery with hydration, electrolytes, vitamins, and minerals, while others may choose premium therapies such as NAD+, glutathione, or other wellness enhancements from our signature menu. Every treatment is personalized, making it easy for everyone in your group to receive the care that's right for them</w:t>
        </w:r>
        <w:r>
          <w:t xml:space="preserve">, </w:t>
        </w:r>
        <w:r>
          <w:t>all during the same session.</w:t>
        </w:r>
      </w:ins>
    </w:p>
    <w:p w14:paraId="674BADB1" w14:textId="77777777" w:rsidR="0015450C" w:rsidRDefault="0015450C" w:rsidP="0015450C">
      <w:pPr>
        <w:pStyle w:val="NormalWeb"/>
        <w:rPr>
          <w:ins w:id="231" w:author="Gail Brown" w:date="2026-06-21T12:40:00Z" w16du:dateUtc="2026-06-21T19:40:00Z"/>
        </w:rPr>
      </w:pPr>
      <w:ins w:id="232" w:author="Gail Brown" w:date="2026-06-21T12:40:00Z" w16du:dateUtc="2026-06-21T19:40:00Z">
        <w:r>
          <w:t>If your group has specific preferences or wellness goals, simply let us know when booking, and we'll tailor the experience accordingly.</w:t>
        </w:r>
      </w:ins>
    </w:p>
    <w:p w14:paraId="1A7D7B06" w14:textId="4DBEED8D" w:rsidR="00CD2680" w:rsidDel="0015450C" w:rsidRDefault="00000000">
      <w:pPr>
        <w:spacing w:before="80" w:after="160" w:line="276" w:lineRule="auto"/>
        <w:rPr>
          <w:del w:id="233" w:author="Gail Brown" w:date="2026-06-21T12:40:00Z" w16du:dateUtc="2026-06-21T19:40:00Z"/>
        </w:rPr>
      </w:pPr>
      <w:del w:id="234" w:author="Gail Brown" w:date="2026-06-21T12:40:00Z" w16du:dateUtc="2026-06-21T19:40:00Z">
        <w:r w:rsidDel="0015450C">
          <w:delText>Yes, absolutely. Different people in the group can choose different formulas based on what they need. One person might want a Hangover Recovery while another wants a Myers Cocktail. That's completely normal and easy to accommodate. Just let me know your group's preferences when you book.</w:delText>
        </w:r>
      </w:del>
    </w:p>
    <w:p w14:paraId="5AE553D2" w14:textId="77777777" w:rsidR="00CD2680" w:rsidRDefault="00000000">
      <w:pPr>
        <w:pStyle w:val="Heading3"/>
      </w:pPr>
      <w:r>
        <w:t>Where in Los Cabos do you provide mobile IV service?</w:t>
      </w:r>
    </w:p>
    <w:p w14:paraId="4311B6B6" w14:textId="77777777" w:rsidR="0015450C" w:rsidRDefault="0015450C" w:rsidP="0015450C">
      <w:pPr>
        <w:pStyle w:val="isselectedend"/>
        <w:rPr>
          <w:ins w:id="235" w:author="Gail Brown" w:date="2026-06-21T12:43:00Z" w16du:dateUtc="2026-06-21T19:43:00Z"/>
        </w:rPr>
      </w:pPr>
      <w:ins w:id="236" w:author="Gail Brown" w:date="2026-06-21T12:43:00Z" w16du:dateUtc="2026-06-21T19:43:00Z">
        <w:r>
          <w:t>Liquid Lounge provides concierge mobile wellness services throughout the Los Cabos region, including Cabo San Lucas, San José del Cabo, the Tourist Corridor, Pedregal, Palmilla, Querencia, Puerto Los Cabos, Diamante, El Dorado, Chileno Bay, and surrounding communities.</w:t>
        </w:r>
      </w:ins>
    </w:p>
    <w:p w14:paraId="2ACD736F" w14:textId="67CCB080" w:rsidR="00CD2680" w:rsidDel="0015450C" w:rsidRDefault="0015450C" w:rsidP="0015450C">
      <w:pPr>
        <w:pStyle w:val="NormalWeb"/>
        <w:rPr>
          <w:del w:id="237" w:author="Gail Brown" w:date="2026-06-21T12:43:00Z" w16du:dateUtc="2026-06-21T19:43:00Z"/>
        </w:rPr>
        <w:pPrChange w:id="238" w:author="Gail Brown" w:date="2026-06-21T12:43:00Z" w16du:dateUtc="2026-06-21T19:43:00Z">
          <w:pPr>
            <w:spacing w:before="80" w:after="160" w:line="276" w:lineRule="auto"/>
          </w:pPr>
        </w:pPrChange>
      </w:pPr>
      <w:ins w:id="239" w:author="Gail Brown" w:date="2026-06-21T12:43:00Z" w16du:dateUtc="2026-06-21T19:43:00Z">
        <w:r>
          <w:t>Whether you're staying in a private villa, luxury resort, hotel, Airbnb, yacht, or vacation rental, our team comes directly to you. If your location is outside the main Los Cabos area, simply reach out—we're happy to discuss travel options whenever possible.</w:t>
        </w:r>
      </w:ins>
      <w:del w:id="240" w:author="Gail Brown" w:date="2026-06-21T12:42:00Z" w16du:dateUtc="2026-06-21T19:42:00Z">
        <w:r w:rsidR="00000000" w:rsidDel="0015450C">
          <w:delText xml:space="preserve">I serve the full </w:delText>
        </w:r>
      </w:del>
      <w:del w:id="241" w:author="Gail Brown" w:date="2026-06-21T12:43:00Z" w16du:dateUtc="2026-06-21T19:43:00Z">
        <w:r w:rsidR="00000000" w:rsidDel="0015450C">
          <w:delText xml:space="preserve">Los Cabos corridor, including Cabo San Lucas, San Jose del Cabo, Pedregal, Palmilla, Querencia, and everywhere in between. If you're in a villa, hotel, resort, or rental property within the Los Cabos area, </w:delText>
        </w:r>
      </w:del>
      <w:del w:id="242" w:author="Gail Brown" w:date="2026-06-21T12:42:00Z" w16du:dateUtc="2026-06-21T19:42:00Z">
        <w:r w:rsidR="00000000" w:rsidDel="0015450C">
          <w:delText>I</w:delText>
        </w:r>
      </w:del>
      <w:del w:id="243" w:author="Gail Brown" w:date="2026-06-21T12:43:00Z" w16du:dateUtc="2026-06-21T19:43:00Z">
        <w:r w:rsidR="00000000" w:rsidDel="0015450C">
          <w:delText xml:space="preserve"> can come to you. For locations outside the main corridor, reach out and we'll work it out.</w:delText>
        </w:r>
      </w:del>
    </w:p>
    <w:p w14:paraId="26D2427E" w14:textId="77777777" w:rsidR="00CD2680" w:rsidRDefault="00CD2680" w:rsidP="0015450C">
      <w:pPr>
        <w:pStyle w:val="NormalWeb"/>
        <w:pPrChange w:id="244" w:author="Gail Brown" w:date="2026-06-21T12:43:00Z" w16du:dateUtc="2026-06-21T19:43:00Z">
          <w:pPr>
            <w:pBdr>
              <w:bottom w:val="single" w:sz="4" w:space="4" w:color="C0C0C0"/>
            </w:pBdr>
            <w:spacing w:before="120" w:after="120"/>
          </w:pPr>
        </w:pPrChange>
      </w:pPr>
    </w:p>
    <w:p w14:paraId="6B4D9517" w14:textId="77777777" w:rsidR="00CD2680" w:rsidRDefault="00000000">
      <w:pPr>
        <w:pStyle w:val="Heading2"/>
      </w:pPr>
      <w:r>
        <w:t>Make Your Cabo Trip Count, Start to Finish</w:t>
      </w:r>
    </w:p>
    <w:p w14:paraId="002FBB68" w14:textId="77777777" w:rsidR="0015450C" w:rsidRDefault="0015450C" w:rsidP="0015450C">
      <w:pPr>
        <w:pStyle w:val="Heading2"/>
        <w:rPr>
          <w:ins w:id="245" w:author="Gail Brown" w:date="2026-06-21T12:47:00Z" w16du:dateUtc="2026-06-21T19:47:00Z"/>
        </w:rPr>
      </w:pPr>
      <w:ins w:id="246" w:author="Gail Brown" w:date="2026-06-21T12:47:00Z" w16du:dateUtc="2026-06-21T19:47:00Z">
        <w:r>
          <w:t>Make Your Cabo Trip Count, Start to Finish</w:t>
        </w:r>
      </w:ins>
    </w:p>
    <w:p w14:paraId="42353689" w14:textId="1DD6C192" w:rsidR="0015450C" w:rsidRDefault="0015450C" w:rsidP="0015450C">
      <w:pPr>
        <w:pStyle w:val="NormalWeb"/>
        <w:rPr>
          <w:ins w:id="247" w:author="Gail Brown" w:date="2026-06-21T12:47:00Z" w16du:dateUtc="2026-06-21T19:47:00Z"/>
        </w:rPr>
      </w:pPr>
      <w:ins w:id="248" w:author="Gail Brown" w:date="2026-06-21T12:47:00Z" w16du:dateUtc="2026-06-21T19:47:00Z">
        <w:r>
          <w:lastRenderedPageBreak/>
          <w:t xml:space="preserve">Wellness travel continues to reshape the way people experience vacation. With the global wellness tourism market approaching </w:t>
        </w:r>
        <w:r>
          <w:rPr>
            <w:rStyle w:val="Strong"/>
          </w:rPr>
          <w:t>$894 billion</w:t>
        </w:r>
        <w:r>
          <w:t>, more travelers are choosing experiences that help them feel their best</w:t>
        </w:r>
        <w:r w:rsidR="00324F4E">
          <w:t xml:space="preserve">, </w:t>
        </w:r>
        <w:r>
          <w:t>not just while they're away, but throughout the entire journey.</w:t>
        </w:r>
      </w:ins>
    </w:p>
    <w:p w14:paraId="0E79F0A1" w14:textId="77777777" w:rsidR="0015450C" w:rsidRDefault="0015450C" w:rsidP="0015450C">
      <w:pPr>
        <w:pStyle w:val="NormalWeb"/>
        <w:rPr>
          <w:ins w:id="249" w:author="Gail Brown" w:date="2026-06-21T12:47:00Z" w16du:dateUtc="2026-06-21T19:47:00Z"/>
        </w:rPr>
      </w:pPr>
      <w:ins w:id="250" w:author="Gail Brown" w:date="2026-06-21T12:47:00Z" w16du:dateUtc="2026-06-21T19:47:00Z">
        <w:r>
          <w:t>Whether you're planning a destination wedding, bachelor or bachelorette celebration, milestone birthday, golf getaway, corporate retreat, or luxury vacation with friends and family, building wellness into your itinerary helps you make the most of every day in Los Cabos.</w:t>
        </w:r>
      </w:ins>
    </w:p>
    <w:p w14:paraId="7710FD98" w14:textId="77777777" w:rsidR="0015450C" w:rsidRDefault="0015450C" w:rsidP="0015450C">
      <w:pPr>
        <w:pStyle w:val="NormalWeb"/>
        <w:rPr>
          <w:ins w:id="251" w:author="Gail Brown" w:date="2026-06-21T12:47:00Z" w16du:dateUtc="2026-06-21T19:47:00Z"/>
        </w:rPr>
      </w:pPr>
      <w:ins w:id="252" w:author="Gail Brown" w:date="2026-06-21T12:47:00Z" w16du:dateUtc="2026-06-21T19:47:00Z">
        <w:r>
          <w:t xml:space="preserve">At Liquid Lounge, every wellness session is personalized to your individual needs and delivered by experienced medical professionals in the comfort of your villa, hotel, resort, yacht, or event venue. </w:t>
        </w:r>
        <w:proofErr w:type="gramStart"/>
        <w:r>
          <w:t>It's</w:t>
        </w:r>
        <w:proofErr w:type="gramEnd"/>
        <w:r>
          <w:t xml:space="preserve"> clinical care delivered with the convenience and comfort of a concierge experience.</w:t>
        </w:r>
      </w:ins>
    </w:p>
    <w:p w14:paraId="61DD9765" w14:textId="4F1895DC" w:rsidR="0015450C" w:rsidRDefault="0015450C" w:rsidP="0015450C">
      <w:pPr>
        <w:pStyle w:val="NormalWeb"/>
        <w:rPr>
          <w:ins w:id="253" w:author="Gail Brown" w:date="2026-06-21T12:47:00Z" w16du:dateUtc="2026-06-21T19:47:00Z"/>
        </w:rPr>
      </w:pPr>
      <w:ins w:id="254" w:author="Gail Brown" w:date="2026-06-21T12:47:00Z" w16du:dateUtc="2026-06-21T19:47:00Z">
        <w:r>
          <w:t xml:space="preserve">Because the best vacations aren't the ones you spend recovering </w:t>
        </w:r>
        <w:proofErr w:type="gramStart"/>
        <w:r>
          <w:t>from</w:t>
        </w:r>
        <w:proofErr w:type="gramEnd"/>
        <w:r w:rsidR="00324F4E">
          <w:t xml:space="preserve"> </w:t>
        </w:r>
        <w:r>
          <w:t>they're the ones you enjoy from start to finish.</w:t>
        </w:r>
      </w:ins>
    </w:p>
    <w:p w14:paraId="0D05DC2E" w14:textId="77777777" w:rsidR="0015450C" w:rsidRDefault="0015450C" w:rsidP="0015450C">
      <w:pPr>
        <w:pStyle w:val="NormalWeb"/>
        <w:rPr>
          <w:ins w:id="255" w:author="Gail Brown" w:date="2026-06-21T12:47:00Z" w16du:dateUtc="2026-06-21T19:47:00Z"/>
        </w:rPr>
      </w:pPr>
      <w:ins w:id="256" w:author="Gail Brown" w:date="2026-06-21T12:47:00Z" w16du:dateUtc="2026-06-21T19:47:00Z">
        <w:r>
          <w:t>Ready to plan your group's wellness experience? Contact Liquid Lounge with your travel dates, group size, and location, and we'll help you build a personalized wellness plan that fits seamlessly into your itinerary.</w:t>
        </w:r>
      </w:ins>
    </w:p>
    <w:p w14:paraId="1A5D91D6" w14:textId="21B3F2ED" w:rsidR="00CD2680" w:rsidDel="0015450C" w:rsidRDefault="00000000">
      <w:pPr>
        <w:spacing w:before="80" w:after="160" w:line="276" w:lineRule="auto"/>
        <w:rPr>
          <w:del w:id="257" w:author="Gail Brown" w:date="2026-06-21T12:47:00Z" w16du:dateUtc="2026-06-21T19:47:00Z"/>
        </w:rPr>
      </w:pPr>
      <w:del w:id="258" w:author="Gail Brown" w:date="2026-06-21T12:47:00Z" w16du:dateUtc="2026-06-21T19:47:00Z">
        <w:r w:rsidDel="0015450C">
          <w:delText>The wellness tourism market is growing because people realize that feeling good on a trip is not a luxury. It's what makes the trip worth taking. At $894 billion and climbing at 14.7% annually, the shift toward wellness-integrated travel is not a trend. It's where travel is going (</w:delText>
        </w:r>
        <w:r w:rsidDel="0015450C">
          <w:fldChar w:fldCharType="begin"/>
        </w:r>
        <w:r w:rsidDel="0015450C">
          <w:delInstrText>HYPERLINK "https://globalwellnessinstitute.org/global-wellness-institute-blog/2023/11/28/wellness-tourism-will-cross-the-1-trillion-mark-in-2024/"</w:delInstrText>
        </w:r>
        <w:r w:rsidDel="0015450C">
          <w:fldChar w:fldCharType="separate"/>
        </w:r>
        <w:r w:rsidDel="0015450C">
          <w:delText>Global Wellness Institute</w:delText>
        </w:r>
        <w:r w:rsidDel="0015450C">
          <w:fldChar w:fldCharType="end"/>
        </w:r>
        <w:r w:rsidDel="0015450C">
          <w:delText>, 2023).</w:delText>
        </w:r>
      </w:del>
    </w:p>
    <w:p w14:paraId="12B08999" w14:textId="03816208" w:rsidR="00CD2680" w:rsidDel="0015450C" w:rsidRDefault="00000000">
      <w:pPr>
        <w:spacing w:before="80" w:after="160" w:line="276" w:lineRule="auto"/>
        <w:rPr>
          <w:del w:id="259" w:author="Gail Brown" w:date="2026-06-21T12:47:00Z" w16du:dateUtc="2026-06-21T19:47:00Z"/>
        </w:rPr>
      </w:pPr>
      <w:del w:id="260" w:author="Gail Brown" w:date="2026-06-21T12:47:00Z" w16du:dateUtc="2026-06-21T19:47:00Z">
        <w:r w:rsidDel="0015450C">
          <w:delText>Group IV therapy in Cabo San Lucas is one of the simplest, most effective ways to upgrade how your group feels across every day of the trip. Whether you're a maid of honor locking in a bachelorette weekend that the bride will talk about for years, a couple planning the wedding of a lifetime in Mexico's most iconic venue, or an office manager putting together a retreat that actually moves the needle, IV therapy gives the whole group a foundation to perform at their best.</w:delText>
        </w:r>
      </w:del>
    </w:p>
    <w:p w14:paraId="199B77AB" w14:textId="652D4AE6" w:rsidR="00CD2680" w:rsidDel="0015450C" w:rsidRDefault="00000000">
      <w:pPr>
        <w:spacing w:before="80" w:after="160" w:line="276" w:lineRule="auto"/>
        <w:rPr>
          <w:del w:id="261" w:author="Gail Brown" w:date="2026-06-21T12:47:00Z" w16du:dateUtc="2026-06-21T19:47:00Z"/>
        </w:rPr>
      </w:pPr>
      <w:del w:id="262" w:author="Gail Brown" w:date="2026-06-21T12:47:00Z" w16du:dateUtc="2026-06-21T19:47:00Z">
        <w:r w:rsidDel="0015450C">
          <w:delText>The session is clinical and safe. The experience is relaxed and memorable. And the results, genuinely feeling better within an hour, are real.</w:delText>
        </w:r>
      </w:del>
    </w:p>
    <w:p w14:paraId="7C4AA0BA" w14:textId="26C21F19" w:rsidR="00CD2680" w:rsidDel="0015450C" w:rsidRDefault="00000000">
      <w:pPr>
        <w:spacing w:before="80" w:after="160" w:line="276" w:lineRule="auto"/>
        <w:rPr>
          <w:del w:id="263" w:author="Gail Brown" w:date="2026-06-21T12:47:00Z" w16du:dateUtc="2026-06-21T19:47:00Z"/>
        </w:rPr>
      </w:pPr>
      <w:del w:id="264" w:author="Gail Brown" w:date="2026-06-21T12:47:00Z" w16du:dateUtc="2026-06-21T19:47:00Z">
        <w:r w:rsidDel="0015450C">
          <w:delText xml:space="preserve">Ready to add it to your trip? Head to </w:delText>
        </w:r>
        <w:r w:rsidDel="0015450C">
          <w:fldChar w:fldCharType="begin"/>
        </w:r>
        <w:r w:rsidDel="0015450C">
          <w:delInstrText>HYPERLINK "https://liquidloungeiv.com/contact"</w:delInstrText>
        </w:r>
        <w:r w:rsidDel="0015450C">
          <w:fldChar w:fldCharType="separate"/>
        </w:r>
        <w:r w:rsidDel="0015450C">
          <w:delText>liquidloungeiv.com/contact</w:delText>
        </w:r>
        <w:r w:rsidDel="0015450C">
          <w:fldChar w:fldCharType="end"/>
        </w:r>
        <w:r w:rsidDel="0015450C">
          <w:delText>, tell Nurse Nate your group size, your venue, and your preferred time. He handles the rest.</w:delText>
        </w:r>
      </w:del>
    </w:p>
    <w:p w14:paraId="5604F5F5" w14:textId="77777777" w:rsidR="00CD2680" w:rsidRDefault="00000000">
      <w:pPr>
        <w:pBdr>
          <w:left w:val="single" w:sz="10" w:space="6" w:color="2E86C1"/>
        </w:pBdr>
        <w:shd w:val="clear" w:color="auto" w:fill="EBF5FB"/>
        <w:spacing w:before="80" w:after="80"/>
        <w:ind w:left="360" w:right="360"/>
      </w:pPr>
      <w:r>
        <w:rPr>
          <w:b/>
          <w:bCs/>
          <w:color w:val="2E86C1"/>
          <w:sz w:val="19"/>
          <w:szCs w:val="19"/>
        </w:rPr>
        <w:t xml:space="preserve">🔗 INTERNAL </w:t>
      </w:r>
      <w:proofErr w:type="gramStart"/>
      <w:r>
        <w:rPr>
          <w:b/>
          <w:bCs/>
          <w:color w:val="2E86C1"/>
          <w:sz w:val="19"/>
          <w:szCs w:val="19"/>
        </w:rPr>
        <w:t xml:space="preserve">LINK  </w:t>
      </w:r>
      <w:r>
        <w:rPr>
          <w:sz w:val="19"/>
          <w:szCs w:val="19"/>
        </w:rPr>
        <w:t>book</w:t>
      </w:r>
      <w:proofErr w:type="gramEnd"/>
      <w:r>
        <w:rPr>
          <w:sz w:val="19"/>
          <w:szCs w:val="19"/>
        </w:rPr>
        <w:t xml:space="preserve"> your group session → /contact</w:t>
      </w:r>
    </w:p>
    <w:p w14:paraId="175C918C" w14:textId="77777777" w:rsidR="00CD2680" w:rsidRDefault="00CD2680">
      <w:pPr>
        <w:pBdr>
          <w:bottom w:val="single" w:sz="4" w:space="4" w:color="C0C0C0"/>
        </w:pBdr>
        <w:spacing w:before="120" w:after="120"/>
      </w:pPr>
    </w:p>
    <w:p w14:paraId="55485DA8" w14:textId="56B02F77" w:rsidR="00CD2680" w:rsidRDefault="00000000">
      <w:pPr>
        <w:spacing w:before="80" w:after="160" w:line="276" w:lineRule="auto"/>
      </w:pPr>
      <w:r>
        <w:rPr>
          <w:i/>
          <w:iCs/>
        </w:rPr>
        <w:t>Nathan Brown, BSN RN, is the founder of Liquid Lounge Mobile IV Therapy in Los Cabos, Mexico. With more than 10 years of clinical nursing experience, he</w:t>
      </w:r>
      <w:ins w:id="265" w:author="Gail Brown" w:date="2026-06-21T12:47:00Z" w16du:dateUtc="2026-06-21T19:47:00Z">
        <w:r w:rsidR="00324F4E">
          <w:rPr>
            <w:i/>
            <w:iCs/>
          </w:rPr>
          <w:t xml:space="preserve"> and his team</w:t>
        </w:r>
      </w:ins>
      <w:r>
        <w:rPr>
          <w:i/>
          <w:iCs/>
        </w:rPr>
        <w:t xml:space="preserve"> provide</w:t>
      </w:r>
      <w:del w:id="266" w:author="Gail Brown" w:date="2026-06-21T12:47:00Z" w16du:dateUtc="2026-06-21T19:47:00Z">
        <w:r w:rsidDel="00324F4E">
          <w:rPr>
            <w:i/>
            <w:iCs/>
          </w:rPr>
          <w:delText>s</w:delText>
        </w:r>
      </w:del>
      <w:r>
        <w:rPr>
          <w:i/>
          <w:iCs/>
        </w:rPr>
        <w:t xml:space="preserve"> mobile IV therapy services for individuals and groups at villas, hotels, resorts, and event venues throughout the Los Cabos corridor.</w:t>
      </w:r>
    </w:p>
    <w:sectPr w:rsidR="00CD2680">
      <w:headerReference w:type="default" r:id="rId18"/>
      <w:footerReference w:type="default" r:id="rId19"/>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il Brown" w:date="2026-06-15T09:48:00Z" w:initials="GB">
    <w:p w14:paraId="6F57D2E1" w14:textId="77777777" w:rsidR="007459F6" w:rsidRDefault="007459F6" w:rsidP="007459F6">
      <w:r>
        <w:rPr>
          <w:rStyle w:val="CommentReference"/>
        </w:rPr>
        <w:annotationRef/>
      </w:r>
      <w:r>
        <w:rPr>
          <w:sz w:val="20"/>
          <w:szCs w:val="20"/>
        </w:rPr>
        <w:t>We have done 20+ in groups, not sure if this matters for SEO?</w:t>
      </w:r>
    </w:p>
  </w:comment>
  <w:comment w:id="1" w:author="Gail Brown" w:date="2026-06-15T09:47:00Z" w:initials="GB">
    <w:p w14:paraId="70CD8710" w14:textId="7D870CD0" w:rsidR="007459F6" w:rsidRDefault="007459F6" w:rsidP="007459F6">
      <w:r>
        <w:rPr>
          <w:rStyle w:val="CommentReference"/>
        </w:rPr>
        <w:annotationRef/>
      </w:r>
      <w:r>
        <w:rPr>
          <w:sz w:val="20"/>
          <w:szCs w:val="20"/>
        </w:rPr>
        <w:t>How about Bachelor and birthday parties? Will this improve SEO?</w:t>
      </w:r>
    </w:p>
  </w:comment>
  <w:comment w:id="19" w:author="Gail Brown" w:date="2026-06-15T09:55:00Z" w:initials="GB">
    <w:p w14:paraId="161E6F36" w14:textId="77777777" w:rsidR="007459F6" w:rsidRDefault="007459F6" w:rsidP="007459F6">
      <w:r>
        <w:rPr>
          <w:rStyle w:val="CommentReference"/>
        </w:rPr>
        <w:annotationRef/>
      </w:r>
      <w:r>
        <w:rPr>
          <w:sz w:val="20"/>
          <w:szCs w:val="20"/>
        </w:rPr>
        <w:t>Check if number of people matters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57D2E1" w15:done="0"/>
  <w15:commentEx w15:paraId="70CD8710" w15:done="0"/>
  <w15:commentEx w15:paraId="161E6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966A68" w16cex:dateUtc="2026-06-15T16:48:00Z"/>
  <w16cex:commentExtensible w16cex:durableId="704D04AD" w16cex:dateUtc="2026-06-15T16:47:00Z"/>
  <w16cex:commentExtensible w16cex:durableId="6C823AA6" w16cex:dateUtc="2026-06-15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57D2E1" w16cid:durableId="37966A68"/>
  <w16cid:commentId w16cid:paraId="70CD8710" w16cid:durableId="704D04AD"/>
  <w16cid:commentId w16cid:paraId="161E6F36" w16cid:durableId="6C823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66DB" w14:textId="77777777" w:rsidR="006B254A" w:rsidRDefault="006B254A">
      <w:r>
        <w:separator/>
      </w:r>
    </w:p>
  </w:endnote>
  <w:endnote w:type="continuationSeparator" w:id="0">
    <w:p w14:paraId="56D21D16" w14:textId="77777777" w:rsidR="006B254A" w:rsidRDefault="006B2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F58D" w14:textId="77777777" w:rsidR="00CD2680" w:rsidRDefault="00000000">
    <w:pPr>
      <w:pBdr>
        <w:top w:val="single" w:sz="4" w:space="4" w:color="2E86C1"/>
      </w:pBdr>
      <w:spacing w:before="60"/>
      <w:jc w:val="center"/>
    </w:pPr>
    <w:r>
      <w:rPr>
        <w:color w:val="666666"/>
        <w:sz w:val="18"/>
        <w:szCs w:val="18"/>
      </w:rPr>
      <w:t xml:space="preserve">liquidloungeiv.com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4E05C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E05C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9E53" w14:textId="77777777" w:rsidR="006B254A" w:rsidRDefault="006B254A">
      <w:r>
        <w:separator/>
      </w:r>
    </w:p>
  </w:footnote>
  <w:footnote w:type="continuationSeparator" w:id="0">
    <w:p w14:paraId="78422C5A" w14:textId="77777777" w:rsidR="006B254A" w:rsidRDefault="006B2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2A4C" w14:textId="77777777" w:rsidR="00CD2680" w:rsidRDefault="00000000">
    <w:pPr>
      <w:pBdr>
        <w:bottom w:val="single" w:sz="6" w:space="6" w:color="2E86C1"/>
      </w:pBdr>
      <w:spacing w:after="80"/>
    </w:pPr>
    <w:r>
      <w:rPr>
        <w:b/>
        <w:bCs/>
        <w:color w:val="1B4F72"/>
        <w:sz w:val="18"/>
        <w:szCs w:val="18"/>
      </w:rPr>
      <w:t>LIQUID LOUNGE IV THERAPY</w:t>
    </w:r>
    <w:r>
      <w:rPr>
        <w:color w:val="666666"/>
        <w:sz w:val="18"/>
        <w:szCs w:val="18"/>
      </w:rPr>
      <w:t xml:space="preserve">   |   BLOG DRAFT — FOR REVIEW ONLY   |   2026-06-15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D5B4F"/>
    <w:multiLevelType w:val="hybridMultilevel"/>
    <w:tmpl w:val="45F64F6C"/>
    <w:lvl w:ilvl="0" w:tplc="35128540">
      <w:start w:val="1"/>
      <w:numFmt w:val="bullet"/>
      <w:lvlText w:val="•"/>
      <w:lvlJc w:val="left"/>
      <w:pPr>
        <w:ind w:left="720" w:hanging="360"/>
      </w:pPr>
    </w:lvl>
    <w:lvl w:ilvl="1" w:tplc="554CBC5A">
      <w:numFmt w:val="decimal"/>
      <w:lvlText w:val=""/>
      <w:lvlJc w:val="left"/>
    </w:lvl>
    <w:lvl w:ilvl="2" w:tplc="654C83D0">
      <w:numFmt w:val="decimal"/>
      <w:lvlText w:val=""/>
      <w:lvlJc w:val="left"/>
    </w:lvl>
    <w:lvl w:ilvl="3" w:tplc="507CF508">
      <w:numFmt w:val="decimal"/>
      <w:lvlText w:val=""/>
      <w:lvlJc w:val="left"/>
    </w:lvl>
    <w:lvl w:ilvl="4" w:tplc="EFA88D1C">
      <w:numFmt w:val="decimal"/>
      <w:lvlText w:val=""/>
      <w:lvlJc w:val="left"/>
    </w:lvl>
    <w:lvl w:ilvl="5" w:tplc="0EEE0158">
      <w:numFmt w:val="decimal"/>
      <w:lvlText w:val=""/>
      <w:lvlJc w:val="left"/>
    </w:lvl>
    <w:lvl w:ilvl="6" w:tplc="DA14F508">
      <w:numFmt w:val="decimal"/>
      <w:lvlText w:val=""/>
      <w:lvlJc w:val="left"/>
    </w:lvl>
    <w:lvl w:ilvl="7" w:tplc="BFE8DA3A">
      <w:numFmt w:val="decimal"/>
      <w:lvlText w:val=""/>
      <w:lvlJc w:val="left"/>
    </w:lvl>
    <w:lvl w:ilvl="8" w:tplc="9E5CAF48">
      <w:numFmt w:val="decimal"/>
      <w:lvlText w:val=""/>
      <w:lvlJc w:val="left"/>
    </w:lvl>
  </w:abstractNum>
  <w:abstractNum w:abstractNumId="1" w15:restartNumberingAfterBreak="0">
    <w:nsid w:val="49807618"/>
    <w:multiLevelType w:val="hybridMultilevel"/>
    <w:tmpl w:val="9A3431BC"/>
    <w:lvl w:ilvl="0" w:tplc="4718B58A">
      <w:start w:val="1"/>
      <w:numFmt w:val="bullet"/>
      <w:lvlText w:val="●"/>
      <w:lvlJc w:val="left"/>
      <w:pPr>
        <w:ind w:left="720" w:hanging="360"/>
      </w:pPr>
    </w:lvl>
    <w:lvl w:ilvl="1" w:tplc="1234CAAC">
      <w:start w:val="1"/>
      <w:numFmt w:val="bullet"/>
      <w:lvlText w:val="○"/>
      <w:lvlJc w:val="left"/>
      <w:pPr>
        <w:ind w:left="1440" w:hanging="360"/>
      </w:pPr>
    </w:lvl>
    <w:lvl w:ilvl="2" w:tplc="B4B4FA1C">
      <w:start w:val="1"/>
      <w:numFmt w:val="bullet"/>
      <w:lvlText w:val="■"/>
      <w:lvlJc w:val="left"/>
      <w:pPr>
        <w:ind w:left="2160" w:hanging="360"/>
      </w:pPr>
    </w:lvl>
    <w:lvl w:ilvl="3" w:tplc="AFE0A8A2">
      <w:start w:val="1"/>
      <w:numFmt w:val="bullet"/>
      <w:lvlText w:val="●"/>
      <w:lvlJc w:val="left"/>
      <w:pPr>
        <w:ind w:left="2880" w:hanging="360"/>
      </w:pPr>
    </w:lvl>
    <w:lvl w:ilvl="4" w:tplc="D7324E46">
      <w:start w:val="1"/>
      <w:numFmt w:val="bullet"/>
      <w:lvlText w:val="○"/>
      <w:lvlJc w:val="left"/>
      <w:pPr>
        <w:ind w:left="3600" w:hanging="360"/>
      </w:pPr>
    </w:lvl>
    <w:lvl w:ilvl="5" w:tplc="35E03740">
      <w:start w:val="1"/>
      <w:numFmt w:val="bullet"/>
      <w:lvlText w:val="■"/>
      <w:lvlJc w:val="left"/>
      <w:pPr>
        <w:ind w:left="4320" w:hanging="360"/>
      </w:pPr>
    </w:lvl>
    <w:lvl w:ilvl="6" w:tplc="0696F5E6">
      <w:start w:val="1"/>
      <w:numFmt w:val="bullet"/>
      <w:lvlText w:val="●"/>
      <w:lvlJc w:val="left"/>
      <w:pPr>
        <w:ind w:left="5040" w:hanging="360"/>
      </w:pPr>
    </w:lvl>
    <w:lvl w:ilvl="7" w:tplc="26527FE6">
      <w:start w:val="1"/>
      <w:numFmt w:val="bullet"/>
      <w:lvlText w:val="●"/>
      <w:lvlJc w:val="left"/>
      <w:pPr>
        <w:ind w:left="5760" w:hanging="360"/>
      </w:pPr>
    </w:lvl>
    <w:lvl w:ilvl="8" w:tplc="1DF22B88">
      <w:start w:val="1"/>
      <w:numFmt w:val="bullet"/>
      <w:lvlText w:val="●"/>
      <w:lvlJc w:val="left"/>
      <w:pPr>
        <w:ind w:left="6480" w:hanging="360"/>
      </w:pPr>
    </w:lvl>
  </w:abstractNum>
  <w:abstractNum w:abstractNumId="2" w15:restartNumberingAfterBreak="0">
    <w:nsid w:val="77084274"/>
    <w:multiLevelType w:val="hybridMultilevel"/>
    <w:tmpl w:val="177A1400"/>
    <w:lvl w:ilvl="0" w:tplc="CB645C8C">
      <w:start w:val="1"/>
      <w:numFmt w:val="decimal"/>
      <w:lvlText w:val="%1."/>
      <w:lvlJc w:val="left"/>
      <w:pPr>
        <w:ind w:left="720" w:hanging="360"/>
      </w:pPr>
    </w:lvl>
    <w:lvl w:ilvl="1" w:tplc="C128C8AC">
      <w:numFmt w:val="decimal"/>
      <w:lvlText w:val=""/>
      <w:lvlJc w:val="left"/>
    </w:lvl>
    <w:lvl w:ilvl="2" w:tplc="0FE2C724">
      <w:numFmt w:val="decimal"/>
      <w:lvlText w:val=""/>
      <w:lvlJc w:val="left"/>
    </w:lvl>
    <w:lvl w:ilvl="3" w:tplc="3AF0685E">
      <w:numFmt w:val="decimal"/>
      <w:lvlText w:val=""/>
      <w:lvlJc w:val="left"/>
    </w:lvl>
    <w:lvl w:ilvl="4" w:tplc="56A69E1C">
      <w:numFmt w:val="decimal"/>
      <w:lvlText w:val=""/>
      <w:lvlJc w:val="left"/>
    </w:lvl>
    <w:lvl w:ilvl="5" w:tplc="18BC55B2">
      <w:numFmt w:val="decimal"/>
      <w:lvlText w:val=""/>
      <w:lvlJc w:val="left"/>
    </w:lvl>
    <w:lvl w:ilvl="6" w:tplc="027CAD3A">
      <w:numFmt w:val="decimal"/>
      <w:lvlText w:val=""/>
      <w:lvlJc w:val="left"/>
    </w:lvl>
    <w:lvl w:ilvl="7" w:tplc="19FE8A44">
      <w:numFmt w:val="decimal"/>
      <w:lvlText w:val=""/>
      <w:lvlJc w:val="left"/>
    </w:lvl>
    <w:lvl w:ilvl="8" w:tplc="EF2E7E7E">
      <w:numFmt w:val="decimal"/>
      <w:lvlText w:val=""/>
      <w:lvlJc w:val="left"/>
    </w:lvl>
  </w:abstractNum>
  <w:num w:numId="1" w16cid:durableId="928465120">
    <w:abstractNumId w:val="1"/>
    <w:lvlOverride w:ilvl="0">
      <w:startOverride w:val="1"/>
    </w:lvlOverride>
  </w:num>
  <w:num w:numId="2" w16cid:durableId="190317328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Brown">
    <w15:presenceInfo w15:providerId="Windows Live" w15:userId="a0e890bfd22b54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80"/>
    <w:rsid w:val="000A5E48"/>
    <w:rsid w:val="0015450C"/>
    <w:rsid w:val="00235925"/>
    <w:rsid w:val="002821B3"/>
    <w:rsid w:val="00324F4E"/>
    <w:rsid w:val="003D0393"/>
    <w:rsid w:val="00491E35"/>
    <w:rsid w:val="004E05CA"/>
    <w:rsid w:val="004F7313"/>
    <w:rsid w:val="005045EC"/>
    <w:rsid w:val="00691425"/>
    <w:rsid w:val="006B254A"/>
    <w:rsid w:val="007459F6"/>
    <w:rsid w:val="00836AA1"/>
    <w:rsid w:val="00944A18"/>
    <w:rsid w:val="00CA7E47"/>
    <w:rsid w:val="00CD2680"/>
    <w:rsid w:val="00D52D31"/>
    <w:rsid w:val="00DB46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566B2E"/>
  <w15:docId w15:val="{2F0D2CCA-7957-2B46-BA96-4F029401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86C1"/>
      </w:pBdr>
      <w:spacing w:before="360" w:after="180" w:line="276" w:lineRule="auto"/>
      <w:outlineLvl w:val="0"/>
    </w:pPr>
    <w:rPr>
      <w:b/>
      <w:bCs/>
      <w:color w:val="1B4F72"/>
      <w:sz w:val="36"/>
      <w:szCs w:val="36"/>
    </w:rPr>
  </w:style>
  <w:style w:type="paragraph" w:styleId="Heading2">
    <w:name w:val="heading 2"/>
    <w:uiPriority w:val="9"/>
    <w:unhideWhenUsed/>
    <w:qFormat/>
    <w:pPr>
      <w:spacing w:before="320" w:after="160" w:line="276" w:lineRule="auto"/>
      <w:outlineLvl w:val="1"/>
    </w:pPr>
    <w:rPr>
      <w:b/>
      <w:bCs/>
      <w:color w:val="2E86C1"/>
      <w:sz w:val="28"/>
      <w:szCs w:val="28"/>
    </w:rPr>
  </w:style>
  <w:style w:type="paragraph" w:styleId="Heading3">
    <w:name w:val="heading 3"/>
    <w:uiPriority w:val="9"/>
    <w:unhideWhenUsed/>
    <w:qFormat/>
    <w:pPr>
      <w:spacing w:before="240" w:after="120" w:line="276" w:lineRule="auto"/>
      <w:outlineLvl w:val="2"/>
    </w:pPr>
    <w:rPr>
      <w:b/>
      <w:bCs/>
      <w:color w:val="1B4F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A5276"/>
      <w:u w:val="single" w:color="1A5276"/>
    </w:rPr>
  </w:style>
  <w:style w:type="paragraph" w:styleId="Revision">
    <w:name w:val="Revision"/>
    <w:hidden/>
    <w:uiPriority w:val="99"/>
    <w:semiHidden/>
    <w:rsid w:val="007459F6"/>
  </w:style>
  <w:style w:type="character" w:styleId="CommentReference">
    <w:name w:val="annotation reference"/>
    <w:basedOn w:val="DefaultParagraphFont"/>
    <w:uiPriority w:val="99"/>
    <w:semiHidden/>
    <w:unhideWhenUsed/>
    <w:rsid w:val="007459F6"/>
    <w:rPr>
      <w:sz w:val="16"/>
      <w:szCs w:val="16"/>
    </w:rPr>
  </w:style>
  <w:style w:type="paragraph" w:styleId="CommentText">
    <w:name w:val="annotation text"/>
    <w:basedOn w:val="Normal"/>
    <w:link w:val="CommentTextChar"/>
    <w:uiPriority w:val="99"/>
    <w:semiHidden/>
    <w:unhideWhenUsed/>
    <w:rsid w:val="007459F6"/>
    <w:rPr>
      <w:sz w:val="20"/>
      <w:szCs w:val="20"/>
    </w:rPr>
  </w:style>
  <w:style w:type="character" w:customStyle="1" w:styleId="CommentTextChar">
    <w:name w:val="Comment Text Char"/>
    <w:basedOn w:val="DefaultParagraphFont"/>
    <w:link w:val="CommentText"/>
    <w:uiPriority w:val="99"/>
    <w:semiHidden/>
    <w:rsid w:val="007459F6"/>
    <w:rPr>
      <w:sz w:val="20"/>
      <w:szCs w:val="20"/>
    </w:rPr>
  </w:style>
  <w:style w:type="paragraph" w:styleId="CommentSubject">
    <w:name w:val="annotation subject"/>
    <w:basedOn w:val="CommentText"/>
    <w:next w:val="CommentText"/>
    <w:link w:val="CommentSubjectChar"/>
    <w:uiPriority w:val="99"/>
    <w:semiHidden/>
    <w:unhideWhenUsed/>
    <w:rsid w:val="007459F6"/>
    <w:rPr>
      <w:b/>
      <w:bCs/>
    </w:rPr>
  </w:style>
  <w:style w:type="character" w:customStyle="1" w:styleId="CommentSubjectChar">
    <w:name w:val="Comment Subject Char"/>
    <w:basedOn w:val="CommentTextChar"/>
    <w:link w:val="CommentSubject"/>
    <w:uiPriority w:val="99"/>
    <w:semiHidden/>
    <w:rsid w:val="007459F6"/>
    <w:rPr>
      <w:b/>
      <w:bCs/>
      <w:sz w:val="20"/>
      <w:szCs w:val="20"/>
    </w:rPr>
  </w:style>
  <w:style w:type="character" w:styleId="Strong">
    <w:name w:val="Strong"/>
    <w:basedOn w:val="DefaultParagraphFont"/>
    <w:uiPriority w:val="22"/>
    <w:qFormat/>
    <w:rsid w:val="00235925"/>
    <w:rPr>
      <w:b/>
      <w:bCs/>
    </w:rPr>
  </w:style>
  <w:style w:type="paragraph" w:customStyle="1" w:styleId="isselectedend">
    <w:name w:val="isselectedend"/>
    <w:basedOn w:val="Normal"/>
    <w:rsid w:val="00235925"/>
    <w:pPr>
      <w:spacing w:before="100" w:beforeAutospacing="1" w:after="100" w:afterAutospacing="1"/>
    </w:pPr>
    <w:rPr>
      <w:rFonts w:ascii="Times New Roman" w:eastAsia="Times New Roman" w:hAnsi="Times New Roman" w:cs="Times New Roman"/>
      <w:color w:val="auto"/>
    </w:rPr>
  </w:style>
  <w:style w:type="paragraph" w:styleId="NormalWeb">
    <w:name w:val="Normal (Web)"/>
    <w:basedOn w:val="Normal"/>
    <w:uiPriority w:val="99"/>
    <w:unhideWhenUsed/>
    <w:rsid w:val="00235925"/>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greenbacktaxservices.com/blog/bachelor-bachelorette-party-trends/" TargetMode="External"/><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https://paradiseweddings.com/blog/destination-wedding-statistics/" TargetMode="External"/><Relationship Id="rId17" Type="http://schemas.openxmlformats.org/officeDocument/2006/relationships/hyperlink" Target="https://www.grandviewresearch.com/industry-analysis/mobile-iv-hydration-services-market-report" TargetMode="External"/><Relationship Id="rId2" Type="http://schemas.openxmlformats.org/officeDocument/2006/relationships/styles" Target="styles.xml"/><Relationship Id="rId16" Type="http://schemas.openxmlformats.org/officeDocument/2006/relationships/hyperlink" Target="https://www.teamout.com/blog-post/corporate-retreats-statisti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eenbacktaxservices.com/blog/bachelor-bachelorette-party-trends/" TargetMode="External"/><Relationship Id="rId5" Type="http://schemas.openxmlformats.org/officeDocument/2006/relationships/footnotes" Target="footnotes.xml"/><Relationship Id="rId15" Type="http://schemas.openxmlformats.org/officeDocument/2006/relationships/hyperlink" Target="https://www.teamout.com/blog-post/corporate-retreats-statistics" TargetMode="Externa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paradiseweddings.com/blog/destination-wedding-statisti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5196</Words>
  <Characters>25566</Characters>
  <Application>Microsoft Office Word</Application>
  <DocSecurity>0</DocSecurity>
  <Lines>1704</Lines>
  <Paragraphs>1619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Gail Brown</cp:lastModifiedBy>
  <cp:revision>2</cp:revision>
  <dcterms:created xsi:type="dcterms:W3CDTF">2026-06-21T19:48:00Z</dcterms:created>
  <dcterms:modified xsi:type="dcterms:W3CDTF">2026-06-21T19:48:00Z</dcterms:modified>
</cp:coreProperties>
</file>